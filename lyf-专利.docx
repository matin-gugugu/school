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909B" w14:textId="77777777" w:rsidR="00C50226" w:rsidRDefault="00000000">
      <w:pPr>
        <w:spacing w:line="360" w:lineRule="auto"/>
        <w:rPr>
          <w:rFonts w:ascii="楷体" w:eastAsia="楷体" w:hAnsi="楷体" w:cs="楷体"/>
          <w:b/>
          <w:bCs/>
          <w:sz w:val="28"/>
          <w:szCs w:val="28"/>
        </w:rPr>
      </w:pPr>
      <w:r>
        <w:rPr>
          <w:rFonts w:ascii="楷体" w:eastAsia="楷体" w:hAnsi="楷体" w:cs="楷体"/>
          <w:b/>
          <w:bCs/>
          <w:sz w:val="28"/>
          <w:szCs w:val="28"/>
        </w:rPr>
        <w:t xml:space="preserve">                    </w:t>
      </w:r>
      <w:r>
        <w:rPr>
          <w:rFonts w:ascii="楷体" w:eastAsia="楷体" w:hAnsi="楷体" w:cs="楷体"/>
          <w:b/>
          <w:bCs/>
          <w:sz w:val="28"/>
          <w:szCs w:val="28"/>
          <w:lang w:val="zh-TW" w:eastAsia="zh-TW"/>
        </w:rPr>
        <w:t>南京众联专利代理有限公司</w:t>
      </w:r>
    </w:p>
    <w:p w14:paraId="7F75443A" w14:textId="77777777" w:rsidR="00C50226" w:rsidRDefault="00000000">
      <w:pPr>
        <w:spacing w:line="360" w:lineRule="auto"/>
        <w:ind w:firstLine="3654"/>
        <w:rPr>
          <w:rFonts w:ascii="楷体" w:eastAsia="楷体" w:hAnsi="楷体" w:cs="楷体"/>
          <w:b/>
          <w:bCs/>
          <w:sz w:val="28"/>
          <w:szCs w:val="28"/>
          <w:lang w:val="zh-TW" w:eastAsia="zh-TW"/>
        </w:rPr>
      </w:pPr>
      <w:r>
        <w:rPr>
          <w:rFonts w:ascii="楷体" w:eastAsia="楷体" w:hAnsi="楷体" w:cs="楷体"/>
          <w:b/>
          <w:bCs/>
          <w:sz w:val="28"/>
          <w:szCs w:val="28"/>
          <w:lang w:val="zh-TW" w:eastAsia="zh-TW"/>
        </w:rPr>
        <w:t>专利代理文本</w:t>
      </w:r>
    </w:p>
    <w:p w14:paraId="50C74E92" w14:textId="77777777" w:rsidR="00C50226" w:rsidRDefault="00C50226">
      <w:pPr>
        <w:spacing w:line="360" w:lineRule="auto"/>
        <w:rPr>
          <w:rFonts w:ascii="楷体" w:eastAsia="楷体" w:hAnsi="楷体" w:cs="楷体"/>
          <w:b/>
          <w:bCs/>
          <w:sz w:val="28"/>
          <w:szCs w:val="28"/>
        </w:rPr>
      </w:pPr>
    </w:p>
    <w:p w14:paraId="11BBC5AD" w14:textId="28C89343" w:rsidR="00156676" w:rsidRPr="00156676" w:rsidRDefault="00000000" w:rsidP="00156676">
      <w:pPr>
        <w:pStyle w:val="a6"/>
        <w:rPr>
          <w:ins w:id="0" w:author="yafei li" w:date="2026-05-11T22:34:00Z" w16du:dateUtc="2026-05-11T14:34:00Z"/>
          <w:u w:val="single"/>
          <w:rPrChange w:id="1" w:author="yafei li" w:date="2026-05-11T22:35:00Z" w16du:dateUtc="2026-05-11T14:35:00Z">
            <w:rPr>
              <w:ins w:id="2" w:author="yafei li" w:date="2026-05-11T22:34:00Z" w16du:dateUtc="2026-05-11T14:34:00Z"/>
            </w:rPr>
          </w:rPrChange>
        </w:rPr>
      </w:pPr>
      <w:r>
        <w:rPr>
          <w:rFonts w:ascii="楷体" w:eastAsia="楷体" w:hAnsi="楷体" w:cs="楷体"/>
          <w:b/>
          <w:bCs/>
          <w:noProof/>
          <w:sz w:val="28"/>
          <w:szCs w:val="28"/>
        </w:rPr>
        <w:drawing>
          <wp:anchor distT="0" distB="0" distL="0" distR="0" simplePos="0" relativeHeight="251657216" behindDoc="1" locked="0" layoutInCell="1" allowOverlap="1" wp14:anchorId="01983E42" wp14:editId="489924F2">
            <wp:simplePos x="0" y="0"/>
            <wp:positionH relativeFrom="page">
              <wp:posOffset>113665</wp:posOffset>
            </wp:positionH>
            <wp:positionV relativeFrom="page">
              <wp:posOffset>2764790</wp:posOffset>
            </wp:positionV>
            <wp:extent cx="6187441" cy="4878705"/>
            <wp:effectExtent l="0" t="0" r="0" b="0"/>
            <wp:wrapNone/>
            <wp:docPr id="1073741828" name="officeArt object" descr="qq截图20130124150632_副本"/>
            <wp:cNvGraphicFramePr/>
            <a:graphic xmlns:a="http://schemas.openxmlformats.org/drawingml/2006/main">
              <a:graphicData uri="http://schemas.openxmlformats.org/drawingml/2006/picture">
                <pic:pic xmlns:pic="http://schemas.openxmlformats.org/drawingml/2006/picture">
                  <pic:nvPicPr>
                    <pic:cNvPr id="1073741828" name="qq截图20130124150632_副本" descr="qq截图20130124150632_副本"/>
                    <pic:cNvPicPr>
                      <a:picLocks noChangeAspect="1"/>
                    </pic:cNvPicPr>
                  </pic:nvPicPr>
                  <pic:blipFill>
                    <a:blip r:embed="rId7"/>
                    <a:stretch>
                      <a:fillRect/>
                    </a:stretch>
                  </pic:blipFill>
                  <pic:spPr>
                    <a:xfrm>
                      <a:off x="0" y="0"/>
                      <a:ext cx="6187441" cy="4878705"/>
                    </a:xfrm>
                    <a:prstGeom prst="rect">
                      <a:avLst/>
                    </a:prstGeom>
                    <a:ln w="12700" cap="flat">
                      <a:noFill/>
                      <a:miter lim="400000"/>
                    </a:ln>
                    <a:effectLst/>
                  </pic:spPr>
                </pic:pic>
              </a:graphicData>
            </a:graphic>
          </wp:anchor>
        </w:drawing>
      </w:r>
      <w:r>
        <w:rPr>
          <w:rFonts w:ascii="楷体" w:eastAsia="楷体" w:hAnsi="楷体" w:cs="楷体"/>
          <w:b/>
          <w:bCs/>
          <w:sz w:val="28"/>
          <w:szCs w:val="28"/>
          <w:lang w:val="zh-TW" w:eastAsia="zh-TW"/>
        </w:rPr>
        <w:t>专利名称</w:t>
      </w:r>
      <w:r>
        <w:rPr>
          <w:rFonts w:ascii="楷体" w:eastAsia="楷体" w:hAnsi="楷体" w:cs="楷体"/>
          <w:sz w:val="28"/>
          <w:szCs w:val="28"/>
          <w:lang w:val="zh-TW" w:eastAsia="zh-TW"/>
        </w:rPr>
        <w:t>：</w:t>
      </w:r>
      <w:del w:id="3" w:author="yafei li" w:date="2026-05-11T22:35:00Z" w16du:dateUtc="2026-05-11T14:35:00Z">
        <w:r w:rsidRPr="00CE7583" w:rsidDel="00156676">
          <w:rPr>
            <w:rFonts w:ascii="楷体" w:eastAsia="楷体" w:hAnsi="楷体" w:cs="楷体"/>
            <w:spacing w:val="-6"/>
            <w:sz w:val="28"/>
            <w:szCs w:val="28"/>
            <w:u w:val="single"/>
            <w:lang w:val="zh-TW" w:eastAsia="zh-TW"/>
          </w:rPr>
          <w:delText>一种</w:delText>
        </w:r>
      </w:del>
      <w:ins w:id="4" w:author="yafei li" w:date="2026-05-11T22:34:00Z" w16du:dateUtc="2026-05-11T14:34:00Z">
        <w:r w:rsidR="00156676" w:rsidRPr="00156676">
          <w:rPr>
            <w:rFonts w:ascii="楷体" w:eastAsia="楷体" w:hAnsi="楷体"/>
            <w:sz w:val="28"/>
            <w:szCs w:val="28"/>
            <w:u w:val="single"/>
            <w:rPrChange w:id="5" w:author="yafei li" w:date="2026-05-11T22:35:00Z" w16du:dateUtc="2026-05-11T14:35:00Z">
              <w:rPr/>
            </w:rPrChange>
          </w:rPr>
          <w:t>一种边缘容器集群中分布式推理任务细粒度资源调度的方法及系统</w:t>
        </w:r>
      </w:ins>
    </w:p>
    <w:p w14:paraId="091E074A" w14:textId="6B9B3B83" w:rsidR="00C50226" w:rsidRDefault="00000000">
      <w:pPr>
        <w:spacing w:line="360" w:lineRule="auto"/>
        <w:rPr>
          <w:rFonts w:ascii="楷体" w:eastAsia="楷体" w:hAnsi="楷体" w:cs="楷体"/>
          <w:sz w:val="28"/>
          <w:szCs w:val="28"/>
          <w:u w:val="single"/>
        </w:rPr>
      </w:pPr>
      <w:del w:id="6" w:author="yafei li" w:date="2026-05-11T22:33:00Z" w16du:dateUtc="2026-05-11T14:33:00Z">
        <w:r w:rsidDel="00156676">
          <w:rPr>
            <w:rFonts w:ascii="楷体" w:eastAsia="楷体" w:hAnsi="楷体" w:cs="楷体"/>
            <w:spacing w:val="-6"/>
            <w:sz w:val="28"/>
            <w:szCs w:val="28"/>
            <w:u w:val="single"/>
            <w:lang w:val="zh-TW" w:eastAsia="zh-TW"/>
          </w:rPr>
          <w:delText>数据中心网络中轻量级传输时延抖动监控的方法及系统</w:delText>
        </w:r>
      </w:del>
    </w:p>
    <w:p w14:paraId="600A69F6" w14:textId="77777777" w:rsidR="00C50226" w:rsidRDefault="00000000">
      <w:pPr>
        <w:spacing w:line="360" w:lineRule="auto"/>
        <w:rPr>
          <w:rFonts w:ascii="楷体" w:eastAsia="楷体" w:hAnsi="楷体" w:cs="楷体"/>
          <w:sz w:val="28"/>
          <w:szCs w:val="28"/>
          <w:u w:val="single"/>
          <w:lang w:val="zh-TW" w:eastAsia="zh-TW"/>
        </w:rPr>
      </w:pPr>
      <w:r>
        <w:rPr>
          <w:rFonts w:ascii="楷体" w:eastAsia="楷体" w:hAnsi="楷体" w:cs="楷体"/>
          <w:b/>
          <w:bCs/>
          <w:sz w:val="28"/>
          <w:szCs w:val="28"/>
          <w:lang w:val="zh-TW" w:eastAsia="zh-TW"/>
        </w:rPr>
        <w:t>专利类型</w:t>
      </w:r>
      <w:r>
        <w:rPr>
          <w:rFonts w:ascii="楷体" w:eastAsia="楷体" w:hAnsi="楷体" w:cs="楷体"/>
          <w:sz w:val="28"/>
          <w:szCs w:val="28"/>
          <w:lang w:val="zh-TW" w:eastAsia="zh-TW"/>
        </w:rPr>
        <w:t>：</w:t>
      </w:r>
      <w:r>
        <w:rPr>
          <w:rFonts w:ascii="楷体" w:eastAsia="楷体" w:hAnsi="楷体" w:cs="楷体"/>
          <w:sz w:val="28"/>
          <w:szCs w:val="28"/>
          <w:u w:val="single"/>
          <w:lang w:val="zh-TW" w:eastAsia="zh-TW"/>
        </w:rPr>
        <w:t>发明实用新型外观设计</w:t>
      </w:r>
    </w:p>
    <w:p w14:paraId="0A8FF888" w14:textId="77777777" w:rsidR="00C50226" w:rsidRDefault="00000000">
      <w:pPr>
        <w:spacing w:line="360" w:lineRule="auto"/>
        <w:rPr>
          <w:rFonts w:ascii="楷体" w:eastAsia="楷体" w:hAnsi="楷体" w:cs="楷体"/>
          <w:sz w:val="28"/>
          <w:szCs w:val="28"/>
          <w:u w:val="single"/>
          <w:lang w:val="zh-TW" w:eastAsia="zh-TW"/>
        </w:rPr>
      </w:pPr>
      <w:r>
        <w:rPr>
          <w:rFonts w:ascii="楷体" w:eastAsia="楷体" w:hAnsi="楷体" w:cs="楷体"/>
          <w:b/>
          <w:bCs/>
          <w:sz w:val="28"/>
          <w:szCs w:val="28"/>
          <w:lang w:val="zh-TW" w:eastAsia="zh-TW"/>
        </w:rPr>
        <w:t>提前公开</w:t>
      </w:r>
      <w:r>
        <w:rPr>
          <w:rFonts w:ascii="楷体" w:eastAsia="楷体" w:hAnsi="楷体" w:cs="楷体"/>
          <w:sz w:val="28"/>
          <w:szCs w:val="28"/>
          <w:lang w:val="zh-TW" w:eastAsia="zh-TW"/>
        </w:rPr>
        <w:t>：</w:t>
      </w:r>
      <w:r>
        <w:rPr>
          <w:rFonts w:ascii="楷体" w:eastAsia="楷体" w:hAnsi="楷体" w:cs="楷体"/>
          <w:sz w:val="28"/>
          <w:szCs w:val="28"/>
          <w:u w:val="single"/>
          <w:lang w:val="zh-TW" w:eastAsia="zh-TW"/>
        </w:rPr>
        <w:t>是</w:t>
      </w:r>
      <w:bookmarkStart w:id="7" w:name="选中1"/>
      <w:bookmarkEnd w:id="7"/>
      <w:r>
        <w:rPr>
          <w:rFonts w:ascii="楷体" w:eastAsia="楷体" w:hAnsi="楷体" w:cs="楷体"/>
          <w:sz w:val="28"/>
          <w:szCs w:val="28"/>
          <w:u w:val="single"/>
          <w:lang w:val="zh-TW" w:eastAsia="zh-TW"/>
        </w:rPr>
        <w:t>否</w:t>
      </w:r>
      <w:r>
        <w:rPr>
          <w:rFonts w:ascii="楷体" w:eastAsia="楷体" w:hAnsi="楷体" w:cs="楷体"/>
          <w:b/>
          <w:bCs/>
          <w:sz w:val="28"/>
          <w:szCs w:val="28"/>
          <w:lang w:val="zh-TW" w:eastAsia="zh-TW"/>
        </w:rPr>
        <w:t>实审请求：</w:t>
      </w:r>
      <w:r>
        <w:rPr>
          <w:rFonts w:ascii="楷体" w:eastAsia="楷体" w:hAnsi="楷体" w:cs="楷体"/>
          <w:sz w:val="28"/>
          <w:szCs w:val="28"/>
          <w:u w:val="single"/>
          <w:lang w:val="zh-TW" w:eastAsia="zh-TW"/>
        </w:rPr>
        <w:t xml:space="preserve"> 是否</w:t>
      </w:r>
    </w:p>
    <w:p w14:paraId="503E3E0A" w14:textId="77777777" w:rsidR="00C50226" w:rsidRDefault="00000000">
      <w:pPr>
        <w:spacing w:line="360" w:lineRule="auto"/>
        <w:rPr>
          <w:rFonts w:ascii="楷体" w:eastAsia="楷体" w:hAnsi="楷体" w:cs="楷体"/>
          <w:b/>
          <w:bCs/>
          <w:sz w:val="28"/>
          <w:szCs w:val="28"/>
          <w:lang w:val="zh-TW" w:eastAsia="zh-TW"/>
        </w:rPr>
      </w:pPr>
      <w:r>
        <w:rPr>
          <w:rFonts w:ascii="楷体" w:eastAsia="楷体" w:hAnsi="楷体" w:cs="楷体"/>
          <w:b/>
          <w:bCs/>
          <w:sz w:val="28"/>
          <w:szCs w:val="28"/>
          <w:lang w:val="zh-TW" w:eastAsia="zh-TW"/>
        </w:rPr>
        <w:t>优先权：</w:t>
      </w:r>
      <w:r>
        <w:rPr>
          <w:rFonts w:ascii="楷体" w:eastAsia="楷体" w:hAnsi="楷体" w:cs="楷体"/>
          <w:sz w:val="28"/>
          <w:szCs w:val="28"/>
          <w:u w:val="single"/>
          <w:lang w:val="zh-TW" w:eastAsia="zh-TW"/>
        </w:rPr>
        <w:t>是否</w:t>
      </w:r>
      <w:r>
        <w:rPr>
          <w:rFonts w:ascii="楷体" w:eastAsia="楷体" w:hAnsi="楷体" w:cs="楷体"/>
          <w:b/>
          <w:bCs/>
          <w:sz w:val="28"/>
          <w:szCs w:val="28"/>
          <w:lang w:val="zh-TW" w:eastAsia="zh-TW"/>
        </w:rPr>
        <w:t>优先权号：</w:t>
      </w:r>
    </w:p>
    <w:p w14:paraId="7EDEEE27" w14:textId="77777777" w:rsidR="00C50226" w:rsidRDefault="00000000">
      <w:pPr>
        <w:spacing w:line="360" w:lineRule="auto"/>
        <w:rPr>
          <w:rFonts w:ascii="楷体" w:eastAsia="楷体" w:hAnsi="楷体" w:cs="楷体"/>
          <w:sz w:val="28"/>
          <w:szCs w:val="28"/>
          <w:lang w:val="zh-TW" w:eastAsia="zh-TW"/>
        </w:rPr>
      </w:pPr>
      <w:r>
        <w:rPr>
          <w:rFonts w:ascii="楷体" w:eastAsia="楷体" w:hAnsi="楷体" w:cs="楷体"/>
          <w:b/>
          <w:bCs/>
          <w:sz w:val="28"/>
          <w:szCs w:val="28"/>
          <w:lang w:val="zh-TW" w:eastAsia="zh-TW"/>
        </w:rPr>
        <w:t>申请人</w:t>
      </w:r>
      <w:r>
        <w:rPr>
          <w:rFonts w:ascii="楷体" w:eastAsia="楷体" w:hAnsi="楷体" w:cs="楷体"/>
          <w:sz w:val="28"/>
          <w:szCs w:val="28"/>
          <w:lang w:val="zh-TW" w:eastAsia="zh-TW"/>
        </w:rPr>
        <w:t>：</w:t>
      </w:r>
      <w:r>
        <w:rPr>
          <w:rFonts w:ascii="楷体" w:eastAsia="楷体" w:hAnsi="楷体" w:cs="楷体"/>
          <w:sz w:val="28"/>
          <w:szCs w:val="28"/>
          <w:u w:val="single"/>
          <w:lang w:val="zh-TW" w:eastAsia="zh-TW"/>
        </w:rPr>
        <w:t>东南大学、</w:t>
      </w:r>
      <w:r>
        <w:rPr>
          <w:rFonts w:ascii="楷体" w:eastAsia="楷体" w:hAnsi="楷体" w:cs="楷体"/>
          <w:spacing w:val="-6"/>
          <w:sz w:val="28"/>
          <w:szCs w:val="28"/>
          <w:u w:val="single"/>
          <w:lang w:val="zh-TW" w:eastAsia="zh-TW"/>
        </w:rPr>
        <w:t>江苏金恒信息科技股份有限公司</w:t>
      </w:r>
      <w:r>
        <w:rPr>
          <w:rFonts w:ascii="楷体" w:eastAsia="楷体" w:hAnsi="楷体" w:cs="楷体"/>
          <w:b/>
          <w:bCs/>
          <w:sz w:val="28"/>
          <w:szCs w:val="28"/>
          <w:lang w:val="zh-TW" w:eastAsia="zh-TW"/>
        </w:rPr>
        <w:t>费减请求：</w:t>
      </w:r>
      <w:r>
        <w:rPr>
          <w:rFonts w:ascii="楷体" w:eastAsia="楷体" w:hAnsi="楷体" w:cs="楷体"/>
          <w:sz w:val="28"/>
          <w:szCs w:val="28"/>
          <w:u w:val="single"/>
          <w:lang w:val="zh-TW" w:eastAsia="zh-TW"/>
        </w:rPr>
        <w:t>是否</w:t>
      </w:r>
    </w:p>
    <w:p w14:paraId="49635D48" w14:textId="77777777" w:rsidR="00C50226" w:rsidRDefault="00000000">
      <w:pPr>
        <w:spacing w:line="360" w:lineRule="auto"/>
        <w:rPr>
          <w:rFonts w:ascii="楷体" w:eastAsia="楷体" w:hAnsi="楷体" w:cs="楷体"/>
          <w:b/>
          <w:bCs/>
          <w:sz w:val="28"/>
          <w:szCs w:val="28"/>
          <w:lang w:val="zh-TW" w:eastAsia="zh-TW"/>
        </w:rPr>
      </w:pPr>
      <w:r>
        <w:rPr>
          <w:rFonts w:ascii="楷体" w:eastAsia="楷体" w:hAnsi="楷体" w:cs="楷体"/>
          <w:b/>
          <w:bCs/>
          <w:sz w:val="28"/>
          <w:szCs w:val="28"/>
          <w:lang w:val="zh-TW" w:eastAsia="zh-TW"/>
        </w:rPr>
        <w:t>统一社会信用代码：</w:t>
      </w:r>
    </w:p>
    <w:p w14:paraId="03FE6A74" w14:textId="77777777" w:rsidR="00C50226" w:rsidRDefault="00000000">
      <w:pPr>
        <w:pStyle w:val="Default"/>
        <w:spacing w:line="360" w:lineRule="auto"/>
        <w:rPr>
          <w:rFonts w:ascii="楷体" w:eastAsia="楷体" w:hAnsi="楷体" w:cs="楷体"/>
          <w:sz w:val="28"/>
          <w:szCs w:val="28"/>
        </w:rPr>
      </w:pPr>
      <w:r>
        <w:rPr>
          <w:rFonts w:ascii="楷体" w:eastAsia="楷体" w:hAnsi="楷体" w:cs="楷体"/>
          <w:b/>
          <w:bCs/>
          <w:sz w:val="28"/>
          <w:szCs w:val="28"/>
          <w:lang w:val="zh-TW" w:eastAsia="zh-TW"/>
        </w:rPr>
        <w:t>申请人地址：</w:t>
      </w:r>
      <w:r>
        <w:rPr>
          <w:rFonts w:ascii="楷体" w:eastAsia="楷体" w:hAnsi="楷体" w:cs="楷体"/>
          <w:sz w:val="28"/>
          <w:szCs w:val="28"/>
          <w:u w:val="single"/>
          <w:lang w:val="zh-TW" w:eastAsia="zh-TW"/>
        </w:rPr>
        <w:t>南京市玄武区四牌楼</w:t>
      </w:r>
      <w:r>
        <w:rPr>
          <w:rFonts w:ascii="楷体" w:eastAsia="楷体" w:hAnsi="楷体" w:cs="楷体"/>
          <w:sz w:val="28"/>
          <w:szCs w:val="28"/>
          <w:u w:val="single"/>
        </w:rPr>
        <w:t>2</w:t>
      </w:r>
      <w:r>
        <w:rPr>
          <w:rFonts w:ascii="楷体" w:eastAsia="楷体" w:hAnsi="楷体" w:cs="楷体"/>
          <w:sz w:val="28"/>
          <w:szCs w:val="28"/>
          <w:u w:val="single"/>
          <w:lang w:val="zh-TW" w:eastAsia="zh-TW"/>
        </w:rPr>
        <w:t>号、南京市江北新区中山科技园科创大道</w:t>
      </w:r>
      <w:r>
        <w:rPr>
          <w:rFonts w:ascii="楷体" w:eastAsia="楷体" w:hAnsi="楷体" w:cs="楷体"/>
          <w:sz w:val="28"/>
          <w:szCs w:val="28"/>
          <w:u w:val="single"/>
        </w:rPr>
        <w:t>9</w:t>
      </w:r>
    </w:p>
    <w:tbl>
      <w:tblPr>
        <w:tblStyle w:val="TableNormal"/>
        <w:tblW w:w="409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097"/>
      </w:tblGrid>
      <w:tr w:rsidR="00C50226" w14:paraId="76F753CE" w14:textId="77777777">
        <w:trPr>
          <w:trHeight w:val="432"/>
        </w:trPr>
        <w:tc>
          <w:tcPr>
            <w:tcW w:w="4097" w:type="dxa"/>
            <w:tcBorders>
              <w:top w:val="nil"/>
              <w:left w:val="nil"/>
              <w:bottom w:val="nil"/>
              <w:right w:val="nil"/>
            </w:tcBorders>
            <w:tcMar>
              <w:top w:w="80" w:type="dxa"/>
              <w:left w:w="80" w:type="dxa"/>
              <w:bottom w:w="80" w:type="dxa"/>
              <w:right w:w="80" w:type="dxa"/>
            </w:tcMar>
          </w:tcPr>
          <w:p w14:paraId="524688B4" w14:textId="77777777" w:rsidR="00C50226" w:rsidRDefault="00000000">
            <w:pPr>
              <w:pStyle w:val="Default"/>
              <w:spacing w:line="360" w:lineRule="auto"/>
            </w:pPr>
            <w:r>
              <w:rPr>
                <w:rFonts w:ascii="楷体" w:eastAsia="楷体" w:hAnsi="楷体" w:cs="楷体"/>
                <w:sz w:val="28"/>
                <w:szCs w:val="28"/>
                <w:u w:val="single"/>
                <w:lang w:val="zh-TW" w:eastAsia="zh-TW"/>
              </w:rPr>
              <w:t>号</w:t>
            </w:r>
            <w:r>
              <w:rPr>
                <w:rFonts w:ascii="楷体" w:eastAsia="楷体" w:hAnsi="楷体" w:cs="楷体"/>
                <w:sz w:val="28"/>
                <w:szCs w:val="28"/>
                <w:u w:val="single"/>
              </w:rPr>
              <w:t>A5</w:t>
            </w:r>
            <w:r>
              <w:rPr>
                <w:rFonts w:ascii="楷体" w:eastAsia="楷体" w:hAnsi="楷体" w:cs="楷体"/>
                <w:sz w:val="28"/>
                <w:szCs w:val="28"/>
                <w:u w:val="single"/>
                <w:lang w:val="zh-TW" w:eastAsia="zh-TW"/>
              </w:rPr>
              <w:t>栋五层</w:t>
            </w:r>
          </w:p>
        </w:tc>
      </w:tr>
    </w:tbl>
    <w:p w14:paraId="0956EDB1" w14:textId="77777777" w:rsidR="00C50226" w:rsidRDefault="00C50226">
      <w:pPr>
        <w:pStyle w:val="Default"/>
        <w:rPr>
          <w:rFonts w:ascii="楷体" w:eastAsia="楷体" w:hAnsi="楷体" w:cs="楷体"/>
          <w:sz w:val="28"/>
          <w:szCs w:val="28"/>
        </w:rPr>
      </w:pPr>
    </w:p>
    <w:p w14:paraId="66E94955" w14:textId="77777777" w:rsidR="00C50226" w:rsidRDefault="00000000">
      <w:pPr>
        <w:spacing w:line="360" w:lineRule="auto"/>
        <w:rPr>
          <w:rFonts w:ascii="楷体" w:eastAsia="楷体" w:hAnsi="楷体" w:cs="楷体"/>
          <w:b/>
          <w:bCs/>
          <w:sz w:val="28"/>
          <w:szCs w:val="28"/>
        </w:rPr>
      </w:pPr>
      <w:r>
        <w:rPr>
          <w:rFonts w:ascii="楷体" w:eastAsia="楷体" w:hAnsi="楷体" w:cs="楷体"/>
          <w:b/>
          <w:bCs/>
          <w:sz w:val="28"/>
          <w:szCs w:val="28"/>
          <w:lang w:val="zh-TW" w:eastAsia="zh-TW"/>
        </w:rPr>
        <w:t>邮编：</w:t>
      </w:r>
      <w:r>
        <w:rPr>
          <w:rFonts w:ascii="楷体" w:eastAsia="楷体" w:hAnsi="楷体" w:cs="楷体"/>
          <w:sz w:val="28"/>
          <w:szCs w:val="28"/>
          <w:u w:val="single"/>
        </w:rPr>
        <w:t>210096&amp;211500</w:t>
      </w:r>
    </w:p>
    <w:p w14:paraId="1EAF3E43" w14:textId="77777777" w:rsidR="00C50226" w:rsidRDefault="00000000">
      <w:pPr>
        <w:spacing w:line="360" w:lineRule="auto"/>
        <w:rPr>
          <w:rFonts w:ascii="楷体" w:eastAsia="楷体" w:hAnsi="楷体" w:cs="楷体"/>
          <w:spacing w:val="-6"/>
          <w:sz w:val="28"/>
          <w:szCs w:val="28"/>
          <w:u w:val="single"/>
          <w:lang w:val="zh-TW" w:eastAsia="zh-TW"/>
        </w:rPr>
      </w:pPr>
      <w:r>
        <w:rPr>
          <w:rFonts w:ascii="楷体" w:eastAsia="楷体" w:hAnsi="楷体" w:cs="楷体"/>
          <w:b/>
          <w:bCs/>
          <w:sz w:val="28"/>
          <w:szCs w:val="28"/>
          <w:lang w:val="zh-TW" w:eastAsia="zh-TW"/>
        </w:rPr>
        <w:t>发明人（请按顺序排列）：</w:t>
      </w:r>
      <w:r>
        <w:rPr>
          <w:rFonts w:ascii="楷体" w:eastAsia="楷体" w:hAnsi="楷体" w:cs="楷体"/>
          <w:spacing w:val="-6"/>
          <w:sz w:val="28"/>
          <w:szCs w:val="28"/>
          <w:u w:val="single"/>
          <w:lang w:val="zh-TW" w:eastAsia="zh-TW"/>
        </w:rPr>
        <w:t>沈典，刘昊洋，赵伦祺，杨翰林，王苏扬，李井先，任国庆</w:t>
      </w:r>
    </w:p>
    <w:p w14:paraId="43F457E5" w14:textId="77777777" w:rsidR="00C50226" w:rsidRDefault="00000000">
      <w:pPr>
        <w:spacing w:line="360" w:lineRule="auto"/>
        <w:rPr>
          <w:rFonts w:ascii="楷体" w:eastAsia="楷体" w:hAnsi="楷体" w:cs="楷体"/>
          <w:sz w:val="28"/>
          <w:szCs w:val="28"/>
          <w:u w:val="single"/>
        </w:rPr>
      </w:pPr>
      <w:r>
        <w:rPr>
          <w:rFonts w:ascii="楷体" w:eastAsia="楷体" w:hAnsi="楷体" w:cs="楷体"/>
          <w:b/>
          <w:bCs/>
          <w:sz w:val="28"/>
          <w:szCs w:val="28"/>
          <w:lang w:val="zh-TW" w:eastAsia="zh-TW"/>
        </w:rPr>
        <w:t>第一发明人身份证号码：</w:t>
      </w:r>
      <w:r>
        <w:rPr>
          <w:rFonts w:ascii="楷体" w:eastAsia="楷体" w:hAnsi="楷体" w:cs="楷体"/>
          <w:spacing w:val="-6"/>
          <w:sz w:val="28"/>
          <w:szCs w:val="28"/>
          <w:u w:val="single"/>
        </w:rPr>
        <w:t>320103198808051798</w:t>
      </w:r>
    </w:p>
    <w:p w14:paraId="0FDCD7F1" w14:textId="77777777" w:rsidR="00C50226" w:rsidRDefault="00000000">
      <w:pPr>
        <w:spacing w:line="360" w:lineRule="auto"/>
        <w:rPr>
          <w:rFonts w:ascii="楷体" w:eastAsia="楷体" w:hAnsi="楷体" w:cs="楷体"/>
          <w:sz w:val="28"/>
          <w:szCs w:val="28"/>
          <w:u w:val="single"/>
          <w:lang w:val="zh-TW" w:eastAsia="zh-TW"/>
        </w:rPr>
      </w:pPr>
      <w:r>
        <w:rPr>
          <w:rFonts w:ascii="楷体" w:eastAsia="楷体" w:hAnsi="楷体" w:cs="楷体"/>
          <w:b/>
          <w:bCs/>
          <w:sz w:val="28"/>
          <w:szCs w:val="28"/>
          <w:lang w:val="zh-TW" w:eastAsia="zh-TW"/>
        </w:rPr>
        <w:t>联系人</w:t>
      </w:r>
      <w:r>
        <w:rPr>
          <w:rFonts w:ascii="楷体" w:eastAsia="楷体" w:hAnsi="楷体" w:cs="楷体"/>
          <w:sz w:val="28"/>
          <w:szCs w:val="28"/>
          <w:lang w:val="zh-TW" w:eastAsia="zh-TW"/>
        </w:rPr>
        <w:t xml:space="preserve">：   </w:t>
      </w:r>
      <w:r>
        <w:rPr>
          <w:rFonts w:ascii="楷体" w:eastAsia="楷体" w:hAnsi="楷体" w:cs="楷体"/>
          <w:sz w:val="28"/>
          <w:szCs w:val="28"/>
          <w:u w:val="single"/>
          <w:lang w:val="zh-TW" w:eastAsia="zh-TW"/>
        </w:rPr>
        <w:t xml:space="preserve">沈老师 </w:t>
      </w:r>
    </w:p>
    <w:p w14:paraId="2654F3AC" w14:textId="77777777" w:rsidR="00C50226" w:rsidRDefault="00000000">
      <w:pPr>
        <w:spacing w:line="360" w:lineRule="auto"/>
        <w:rPr>
          <w:rFonts w:ascii="楷体" w:eastAsia="楷体" w:hAnsi="楷体" w:cs="楷体"/>
          <w:sz w:val="28"/>
          <w:szCs w:val="28"/>
          <w:u w:val="single"/>
          <w:shd w:val="clear" w:color="auto" w:fill="FFFFFF"/>
        </w:rPr>
      </w:pPr>
      <w:r>
        <w:rPr>
          <w:rFonts w:ascii="楷体" w:eastAsia="楷体" w:hAnsi="楷体" w:cs="楷体"/>
          <w:b/>
          <w:bCs/>
          <w:sz w:val="28"/>
          <w:szCs w:val="28"/>
          <w:lang w:val="zh-TW" w:eastAsia="zh-TW"/>
        </w:rPr>
        <w:t>联系电话</w:t>
      </w:r>
      <w:r>
        <w:rPr>
          <w:rFonts w:ascii="楷体" w:eastAsia="楷体" w:hAnsi="楷体" w:cs="楷体"/>
          <w:sz w:val="28"/>
          <w:szCs w:val="28"/>
          <w:lang w:val="zh-TW" w:eastAsia="zh-TW"/>
        </w:rPr>
        <w:t>：</w:t>
      </w:r>
      <w:r>
        <w:rPr>
          <w:rFonts w:ascii="楷体" w:eastAsia="楷体" w:hAnsi="楷体" w:cs="楷体"/>
          <w:sz w:val="28"/>
          <w:szCs w:val="28"/>
          <w:u w:val="single"/>
          <w:shd w:val="clear" w:color="auto" w:fill="FFFFFF"/>
        </w:rPr>
        <w:t>18100621588</w:t>
      </w:r>
    </w:p>
    <w:p w14:paraId="2414CD07" w14:textId="77777777" w:rsidR="00C50226" w:rsidRDefault="00000000">
      <w:pPr>
        <w:spacing w:line="360" w:lineRule="auto"/>
        <w:rPr>
          <w:rFonts w:ascii="楷体" w:eastAsia="楷体" w:hAnsi="楷体" w:cs="楷体"/>
          <w:spacing w:val="-6"/>
          <w:sz w:val="28"/>
          <w:szCs w:val="28"/>
          <w:u w:val="single"/>
        </w:rPr>
      </w:pPr>
      <w:r>
        <w:rPr>
          <w:rFonts w:ascii="楷体" w:eastAsia="楷体" w:hAnsi="楷体" w:cs="楷体"/>
          <w:b/>
          <w:bCs/>
          <w:sz w:val="28"/>
          <w:szCs w:val="28"/>
          <w:lang w:val="zh-TW" w:eastAsia="zh-TW"/>
        </w:rPr>
        <w:t>邮箱</w:t>
      </w:r>
      <w:r>
        <w:rPr>
          <w:rFonts w:ascii="楷体" w:eastAsia="楷体" w:hAnsi="楷体" w:cs="楷体"/>
          <w:sz w:val="28"/>
          <w:szCs w:val="28"/>
          <w:lang w:val="zh-TW" w:eastAsia="zh-TW"/>
        </w:rPr>
        <w:t xml:space="preserve">：   </w:t>
      </w:r>
      <w:r>
        <w:rPr>
          <w:rFonts w:ascii="楷体" w:eastAsia="楷体" w:hAnsi="楷体" w:cs="楷体"/>
          <w:spacing w:val="-6"/>
          <w:sz w:val="28"/>
          <w:szCs w:val="28"/>
          <w:u w:val="single"/>
        </w:rPr>
        <w:t>dshen@seu.edu.cn</w:t>
      </w:r>
    </w:p>
    <w:p w14:paraId="4D0A3A38" w14:textId="77777777" w:rsidR="00C50226" w:rsidRDefault="00000000">
      <w:pPr>
        <w:spacing w:line="360" w:lineRule="auto"/>
        <w:rPr>
          <w:rFonts w:ascii="楷体" w:eastAsia="楷体" w:hAnsi="楷体" w:cs="楷体"/>
          <w:sz w:val="28"/>
          <w:szCs w:val="28"/>
          <w:lang w:val="zh-TW" w:eastAsia="zh-TW"/>
        </w:rPr>
      </w:pPr>
      <w:r>
        <w:rPr>
          <w:rFonts w:ascii="楷体" w:eastAsia="楷体" w:hAnsi="楷体" w:cs="楷体"/>
          <w:b/>
          <w:bCs/>
          <w:sz w:val="28"/>
          <w:szCs w:val="28"/>
          <w:lang w:val="zh-TW" w:eastAsia="zh-TW"/>
        </w:rPr>
        <w:t>备注：</w:t>
      </w:r>
    </w:p>
    <w:p w14:paraId="1C68446C" w14:textId="77777777" w:rsidR="00C50226" w:rsidRDefault="00C50226">
      <w:pPr>
        <w:spacing w:line="360" w:lineRule="auto"/>
        <w:rPr>
          <w:rFonts w:ascii="楷体" w:eastAsia="楷体" w:hAnsi="楷体" w:cs="楷体"/>
          <w:b/>
          <w:bCs/>
          <w:sz w:val="28"/>
          <w:szCs w:val="28"/>
        </w:rPr>
      </w:pPr>
    </w:p>
    <w:p w14:paraId="6715A10C" w14:textId="77777777" w:rsidR="00C50226" w:rsidRDefault="00000000">
      <w:pPr>
        <w:spacing w:line="360" w:lineRule="auto"/>
        <w:rPr>
          <w:rFonts w:ascii="楷体" w:eastAsia="楷体" w:hAnsi="楷体" w:cs="楷体"/>
          <w:sz w:val="28"/>
          <w:szCs w:val="28"/>
          <w:lang w:val="zh-TW" w:eastAsia="zh-TW"/>
        </w:rPr>
      </w:pPr>
      <w:r>
        <w:rPr>
          <w:rFonts w:ascii="楷体" w:eastAsia="楷体" w:hAnsi="楷体" w:cs="楷体"/>
          <w:b/>
          <w:bCs/>
          <w:sz w:val="28"/>
          <w:szCs w:val="28"/>
          <w:lang w:val="zh-TW" w:eastAsia="zh-TW"/>
        </w:rPr>
        <w:t>代理师</w:t>
      </w:r>
      <w:r>
        <w:rPr>
          <w:rFonts w:ascii="楷体" w:eastAsia="楷体" w:hAnsi="楷体" w:cs="楷体"/>
          <w:sz w:val="28"/>
          <w:szCs w:val="28"/>
          <w:lang w:val="zh-TW" w:eastAsia="zh-TW"/>
        </w:rPr>
        <w:t>：</w:t>
      </w:r>
      <w:r>
        <w:rPr>
          <w:rFonts w:ascii="楷体" w:eastAsia="楷体" w:hAnsi="楷体" w:cs="楷体"/>
          <w:sz w:val="28"/>
          <w:szCs w:val="28"/>
          <w:u w:val="single"/>
          <w:lang w:val="zh-TW" w:eastAsia="zh-TW"/>
        </w:rPr>
        <w:t>叶倩</w:t>
      </w:r>
    </w:p>
    <w:p w14:paraId="43D043F1" w14:textId="77777777" w:rsidR="00C50226" w:rsidRDefault="00000000">
      <w:pPr>
        <w:spacing w:line="360" w:lineRule="auto"/>
        <w:rPr>
          <w:rFonts w:ascii="楷体" w:eastAsia="楷体" w:hAnsi="楷体" w:cs="楷体"/>
          <w:sz w:val="28"/>
          <w:szCs w:val="28"/>
        </w:rPr>
      </w:pPr>
      <w:r>
        <w:rPr>
          <w:rFonts w:ascii="楷体" w:eastAsia="楷体" w:hAnsi="楷体" w:cs="楷体"/>
          <w:b/>
          <w:bCs/>
          <w:sz w:val="28"/>
          <w:szCs w:val="28"/>
          <w:lang w:val="zh-TW" w:eastAsia="zh-TW"/>
        </w:rPr>
        <w:t>代理师电话</w:t>
      </w:r>
      <w:r>
        <w:rPr>
          <w:rFonts w:ascii="楷体" w:eastAsia="楷体" w:hAnsi="楷体" w:cs="楷体"/>
          <w:sz w:val="28"/>
          <w:szCs w:val="28"/>
          <w:lang w:val="zh-TW" w:eastAsia="zh-TW"/>
        </w:rPr>
        <w:t>：</w:t>
      </w:r>
      <w:r>
        <w:rPr>
          <w:rFonts w:ascii="楷体" w:eastAsia="楷体" w:hAnsi="楷体" w:cs="楷体"/>
          <w:sz w:val="28"/>
          <w:szCs w:val="28"/>
          <w:u w:val="single"/>
        </w:rPr>
        <w:t>025-83323232-113</w:t>
      </w:r>
      <w:r>
        <w:rPr>
          <w:rFonts w:ascii="楷体" w:eastAsia="楷体" w:hAnsi="楷体" w:cs="楷体"/>
          <w:b/>
          <w:bCs/>
          <w:sz w:val="28"/>
          <w:szCs w:val="28"/>
          <w:lang w:val="zh-TW" w:eastAsia="zh-TW"/>
        </w:rPr>
        <w:t>邮箱</w:t>
      </w:r>
      <w:r>
        <w:rPr>
          <w:rFonts w:ascii="楷体" w:eastAsia="楷体" w:hAnsi="楷体" w:cs="楷体"/>
          <w:sz w:val="28"/>
          <w:szCs w:val="28"/>
          <w:lang w:val="zh-TW" w:eastAsia="zh-TW"/>
        </w:rPr>
        <w:t>：</w:t>
      </w:r>
      <w:r>
        <w:rPr>
          <w:rFonts w:ascii="楷体" w:eastAsia="楷体" w:hAnsi="楷体" w:cs="楷体"/>
          <w:sz w:val="28"/>
          <w:szCs w:val="28"/>
          <w:u w:val="single"/>
        </w:rPr>
        <w:t>mail@njzlzl.com</w:t>
      </w:r>
    </w:p>
    <w:p w14:paraId="27CB54B0" w14:textId="77777777" w:rsidR="00C50226" w:rsidRDefault="00000000">
      <w:pPr>
        <w:spacing w:line="360" w:lineRule="auto"/>
        <w:sectPr w:rsidR="00C50226">
          <w:headerReference w:type="default" r:id="rId8"/>
          <w:footerReference w:type="default" r:id="rId9"/>
          <w:pgSz w:w="11900" w:h="16840"/>
          <w:pgMar w:top="1361" w:right="851" w:bottom="851" w:left="1418" w:header="794" w:footer="113" w:gutter="0"/>
          <w:cols w:space="720"/>
        </w:sectPr>
      </w:pPr>
      <w:r>
        <w:rPr>
          <w:rFonts w:ascii="楷体" w:eastAsia="楷体" w:hAnsi="楷体" w:cs="楷体"/>
          <w:b/>
          <w:bCs/>
          <w:sz w:val="28"/>
          <w:szCs w:val="28"/>
          <w:lang w:val="zh-TW" w:eastAsia="zh-TW"/>
        </w:rPr>
        <w:t>市场部联系人：电话：邮箱：</w:t>
      </w:r>
    </w:p>
    <w:p w14:paraId="3E7C9923" w14:textId="16EAAD48" w:rsidR="00C50226" w:rsidRDefault="00000000">
      <w:pPr>
        <w:spacing w:line="360" w:lineRule="auto"/>
        <w:sectPr w:rsidR="00C50226">
          <w:headerReference w:type="default" r:id="rId10"/>
          <w:footerReference w:type="default" r:id="rId11"/>
          <w:pgSz w:w="11900" w:h="16840"/>
          <w:pgMar w:top="1418" w:right="851" w:bottom="851" w:left="1418" w:header="794" w:footer="113" w:gutter="0"/>
          <w:pgNumType w:start="1"/>
          <w:cols w:space="720"/>
        </w:sectPr>
      </w:pPr>
      <w:del w:id="8" w:author="yafei li" w:date="2026-05-11T22:48:00Z" w16du:dateUtc="2026-05-11T14:48:00Z">
        <w:r w:rsidDel="00CD7F8F">
          <w:rPr>
            <w:rFonts w:ascii="楷体" w:eastAsia="楷体" w:hAnsi="楷体" w:cs="楷体"/>
            <w:sz w:val="28"/>
            <w:szCs w:val="28"/>
            <w:lang w:val="zh-TW" w:eastAsia="zh-TW"/>
          </w:rPr>
          <w:lastRenderedPageBreak/>
          <w:delText>本发明公开了</w:delText>
        </w:r>
        <w:r w:rsidDel="00CD7F8F">
          <w:rPr>
            <w:rFonts w:ascii="楷体" w:eastAsia="楷体" w:hAnsi="楷体" w:cs="楷体"/>
            <w:spacing w:val="-6"/>
            <w:sz w:val="28"/>
            <w:szCs w:val="28"/>
            <w:lang w:val="zh-TW" w:eastAsia="zh-TW"/>
          </w:rPr>
          <w:delText>一种数据中心网络中轻量级传输时延抖动监控的方法及系统，首先</w:delText>
        </w:r>
        <w:r w:rsidDel="00CD7F8F">
          <w:rPr>
            <w:rFonts w:ascii="楷体" w:eastAsia="楷体" w:hAnsi="楷体" w:cs="楷体"/>
            <w:sz w:val="28"/>
            <w:szCs w:val="28"/>
            <w:lang w:val="zh-TW" w:eastAsia="zh-TW"/>
          </w:rPr>
          <w:delText>解析数据中心网络中传输终端操作系统内核态的网络传输操作，分层对应执行关键点；然后向终端操作系统内核态的网络传输的执行</w:delText>
        </w:r>
        <w:bookmarkStart w:id="9" w:name="_Hlk137474332"/>
        <w:r w:rsidDel="00CD7F8F">
          <w:rPr>
            <w:rFonts w:ascii="楷体" w:eastAsia="楷体" w:hAnsi="楷体" w:cs="楷体"/>
            <w:sz w:val="28"/>
            <w:szCs w:val="28"/>
            <w:lang w:val="zh-TW" w:eastAsia="zh-TW"/>
          </w:rPr>
          <w:delText>关键点添加监控点</w:delText>
        </w:r>
        <w:bookmarkEnd w:id="9"/>
        <w:r w:rsidDel="00CD7F8F">
          <w:rPr>
            <w:rFonts w:ascii="楷体" w:eastAsia="楷体" w:hAnsi="楷体" w:cs="楷体"/>
            <w:sz w:val="28"/>
            <w:szCs w:val="28"/>
            <w:lang w:val="zh-TW" w:eastAsia="zh-TW"/>
          </w:rPr>
          <w:delText>，实现执行时间的监控和性能抖动归属的监控；在执行网络传输任务的过程中，分析当前监控点的开销与获得的性能收益，并根据结果调整监控模块的函数数量以及监控不同产生频率的函数，以降低监控点的开销对传输任务的影响。本方法能够对终端操作系统内核态中影响传输时延的操作执行细粒度的监控，并通过动态调整监控粒度降低监控点的开销，可用于传输时延抖动的实时监控、指引传输性能优化方向等功能。</w:delText>
        </w:r>
      </w:del>
      <w:ins w:id="10" w:author="yafei li" w:date="2026-05-11T22:45:00Z" w16du:dateUtc="2026-05-11T14:45:00Z">
        <w:r w:rsidR="00CD7F8F" w:rsidRPr="00CD7F8F">
          <w:rPr>
            <w:rFonts w:ascii="楷体" w:eastAsia="楷体" w:hAnsi="楷体" w:cs="楷体"/>
            <w:sz w:val="28"/>
            <w:szCs w:val="28"/>
            <w:lang w:val="zh-TW" w:eastAsia="zh-TW"/>
            <w:rPrChange w:id="11" w:author="yafei li" w:date="2026-05-11T22:45:00Z" w16du:dateUtc="2026-05-11T14:45:00Z">
              <w:rPr/>
            </w:rPrChange>
          </w:rPr>
          <w:t>本发明公开了一种边缘容器集群中分布式推理任务细粒度资源调度的方法及系统。该方法首先对分布式推理任务在不同并行策略及阶段下的通信行为进行建模，抽取任务间的通信模式与拓扑特征，建立通信代价预测模型；然后基于通信感知和拓扑信息，在集群级进行任务放置优化，降低跨节点通信开销；进一步在节点级对多任务共驻环境下的GPU计算资源进行细粒度分配，通过动态调整SM、显存等资源比例，实现任务间资源隔离与协同运行；最后，通过运行监测与反馈模块，对实际通信延迟与资源利用情况进行持续评估，并根据反馈更新调度策略，实现通信优化与计算资源优化的协同。</w:t>
        </w:r>
      </w:ins>
      <w:ins w:id="12" w:author="yafei li" w:date="2026-05-11T22:47:00Z" w16du:dateUtc="2026-05-11T14:47:00Z">
        <w:r w:rsidR="00CD7F8F" w:rsidRPr="00CD7F8F">
          <w:rPr>
            <w:rFonts w:ascii="楷体" w:eastAsia="楷体" w:hAnsi="楷体" w:cs="楷体"/>
            <w:sz w:val="28"/>
            <w:szCs w:val="28"/>
            <w:lang w:val="zh-TW" w:eastAsia="zh-TW"/>
            <w:rPrChange w:id="13" w:author="yafei li" w:date="2026-05-11T22:47:00Z" w16du:dateUtc="2026-05-11T14:47:00Z">
              <w:rPr/>
            </w:rPrChange>
          </w:rPr>
          <w:t>本方法能够在边缘容器集群中对分布式推理任务进行高效的资源调度，有助于降低通信开销、提升GPU资源利用率，并可应用于大模型在线推理服务的部署优化与性能改善。</w:t>
        </w:r>
      </w:ins>
    </w:p>
    <w:p w14:paraId="4D0BAC34" w14:textId="77777777" w:rsidR="00C50226" w:rsidRDefault="00C50226">
      <w:pPr>
        <w:spacing w:line="360" w:lineRule="auto"/>
        <w:rPr>
          <w:rFonts w:ascii="楷体" w:eastAsia="楷体" w:hAnsi="楷体" w:cs="楷体"/>
          <w:sz w:val="28"/>
          <w:szCs w:val="28"/>
        </w:rPr>
      </w:pPr>
    </w:p>
    <w:p w14:paraId="53DA3496" w14:textId="77777777" w:rsidR="00C50226" w:rsidRDefault="00000000">
      <w:pPr>
        <w:spacing w:line="360" w:lineRule="auto"/>
        <w:jc w:val="center"/>
        <w:sectPr w:rsidR="00C50226">
          <w:headerReference w:type="default" r:id="rId12"/>
          <w:footerReference w:type="default" r:id="rId13"/>
          <w:pgSz w:w="11900" w:h="16840"/>
          <w:pgMar w:top="1361" w:right="851" w:bottom="851" w:left="1418" w:header="794" w:footer="113" w:gutter="0"/>
          <w:cols w:space="720"/>
        </w:sectPr>
      </w:pPr>
      <w:r>
        <w:rPr>
          <w:noProof/>
        </w:rPr>
        <w:drawing>
          <wp:inline distT="0" distB="0" distL="0" distR="0" wp14:anchorId="362B2FE2" wp14:editId="31D8B97C">
            <wp:extent cx="3975100" cy="5365750"/>
            <wp:effectExtent l="0" t="0" r="0" b="0"/>
            <wp:docPr id="1073741833" name="officeArt object" descr="image3.pdf"/>
            <wp:cNvGraphicFramePr/>
            <a:graphic xmlns:a="http://schemas.openxmlformats.org/drawingml/2006/main">
              <a:graphicData uri="http://schemas.openxmlformats.org/drawingml/2006/picture">
                <pic:pic xmlns:pic="http://schemas.openxmlformats.org/drawingml/2006/picture">
                  <pic:nvPicPr>
                    <pic:cNvPr id="1073741833" name="image3.pdf" descr="image3.pdf"/>
                    <pic:cNvPicPr>
                      <a:picLocks noChangeAspect="1"/>
                    </pic:cNvPicPr>
                  </pic:nvPicPr>
                  <pic:blipFill>
                    <a:blip r:embed="rId14"/>
                    <a:stretch>
                      <a:fillRect/>
                    </a:stretch>
                  </pic:blipFill>
                  <pic:spPr>
                    <a:xfrm>
                      <a:off x="0" y="0"/>
                      <a:ext cx="3975100" cy="5365750"/>
                    </a:xfrm>
                    <a:prstGeom prst="rect">
                      <a:avLst/>
                    </a:prstGeom>
                    <a:ln w="12700" cap="flat">
                      <a:noFill/>
                      <a:miter lim="400000"/>
                    </a:ln>
                    <a:effectLst/>
                  </pic:spPr>
                </pic:pic>
              </a:graphicData>
            </a:graphic>
          </wp:inline>
        </w:drawing>
      </w:r>
    </w:p>
    <w:p w14:paraId="5AE1345F" w14:textId="59151072" w:rsidR="001F0059" w:rsidRPr="00D02556" w:rsidRDefault="001F0059" w:rsidP="001F0059">
      <w:pPr>
        <w:spacing w:line="360" w:lineRule="auto"/>
        <w:rPr>
          <w:ins w:id="14" w:author="yafei li" w:date="2026-05-11T23:02:00Z" w16du:dateUtc="2026-05-11T15:02:00Z"/>
          <w:rFonts w:ascii="楷体" w:eastAsia="楷体" w:hAnsi="楷体" w:cs="楷体"/>
          <w:sz w:val="28"/>
          <w:szCs w:val="28"/>
          <w:rPrChange w:id="15" w:author="yafei li" w:date="2026-05-11T23:19:00Z" w16du:dateUtc="2026-05-11T15:19:00Z">
            <w:rPr>
              <w:ins w:id="16" w:author="yafei li" w:date="2026-05-11T23:02:00Z" w16du:dateUtc="2026-05-11T15:02:00Z"/>
            </w:rPr>
          </w:rPrChange>
        </w:rPr>
      </w:pPr>
      <w:ins w:id="17" w:author="yafei li" w:date="2026-05-11T23:03:00Z" w16du:dateUtc="2026-05-11T15:03:00Z">
        <w:r w:rsidRPr="00D02556">
          <w:rPr>
            <w:rFonts w:ascii="楷体" w:eastAsia="楷体" w:hAnsi="楷体" w:cs="楷体" w:hint="eastAsia"/>
            <w:sz w:val="28"/>
            <w:szCs w:val="28"/>
            <w:rPrChange w:id="18" w:author="yafei li" w:date="2026-05-11T23:19:00Z" w16du:dateUtc="2026-05-11T15:19:00Z">
              <w:rPr>
                <w:rFonts w:ascii="楷体" w:eastAsia="楷体" w:hAnsi="楷体" w:cs="楷体" w:hint="eastAsia"/>
                <w:b/>
                <w:bCs/>
                <w:sz w:val="28"/>
                <w:szCs w:val="28"/>
              </w:rPr>
            </w:rPrChange>
          </w:rPr>
          <w:lastRenderedPageBreak/>
          <w:t>1.</w:t>
        </w:r>
      </w:ins>
      <w:ins w:id="19" w:author="yafei li" w:date="2026-05-11T23:02:00Z" w16du:dateUtc="2026-05-11T15:02:00Z">
        <w:r w:rsidRPr="00D02556">
          <w:rPr>
            <w:rFonts w:ascii="楷体" w:eastAsia="楷体" w:hAnsi="楷体" w:cs="楷体"/>
            <w:sz w:val="28"/>
            <w:szCs w:val="28"/>
            <w:rPrChange w:id="20" w:author="yafei li" w:date="2026-05-11T23:19:00Z" w16du:dateUtc="2026-05-11T15:19:00Z">
              <w:rPr>
                <w:rStyle w:val="a7"/>
              </w:rPr>
            </w:rPrChange>
          </w:rPr>
          <w:t>一种边缘容器集群中分布式推理任务细粒度资源调度</w:t>
        </w:r>
      </w:ins>
      <w:ins w:id="21" w:author="yafei li" w:date="2026-05-11T23:49:00Z" w16du:dateUtc="2026-05-11T15:49:00Z">
        <w:r w:rsidR="00103775">
          <w:rPr>
            <w:rFonts w:ascii="楷体" w:eastAsia="楷体" w:hAnsi="楷体" w:cs="楷体" w:hint="eastAsia"/>
            <w:sz w:val="28"/>
            <w:szCs w:val="28"/>
          </w:rPr>
          <w:t>的</w:t>
        </w:r>
      </w:ins>
      <w:ins w:id="22" w:author="yafei li" w:date="2026-05-11T23:02:00Z" w16du:dateUtc="2026-05-11T15:02:00Z">
        <w:r w:rsidRPr="00D02556">
          <w:rPr>
            <w:rFonts w:ascii="楷体" w:eastAsia="楷体" w:hAnsi="楷体" w:cs="楷体"/>
            <w:sz w:val="28"/>
            <w:szCs w:val="28"/>
            <w:rPrChange w:id="23" w:author="yafei li" w:date="2026-05-11T23:19:00Z" w16du:dateUtc="2026-05-11T15:19:00Z">
              <w:rPr>
                <w:rStyle w:val="a7"/>
              </w:rPr>
            </w:rPrChange>
          </w:rPr>
          <w:t>方法，其特征在于，包括如下步骤：</w:t>
        </w:r>
      </w:ins>
    </w:p>
    <w:p w14:paraId="19B6289E" w14:textId="77777777" w:rsidR="001F0059" w:rsidRDefault="001F0059" w:rsidP="001F0059">
      <w:pPr>
        <w:spacing w:line="360" w:lineRule="auto"/>
        <w:ind w:firstLine="420"/>
        <w:rPr>
          <w:ins w:id="24" w:author="yafei li" w:date="2026-05-11T23:03:00Z" w16du:dateUtc="2026-05-11T15:03:00Z"/>
          <w:rFonts w:ascii="楷体" w:eastAsia="楷体" w:hAnsi="楷体" w:cs="楷体"/>
          <w:sz w:val="28"/>
          <w:szCs w:val="28"/>
        </w:rPr>
      </w:pPr>
      <w:ins w:id="25" w:author="yafei li" w:date="2026-05-11T23:02:00Z" w16du:dateUtc="2026-05-11T15:02:00Z">
        <w:r w:rsidRPr="001F0059">
          <w:rPr>
            <w:rFonts w:ascii="楷体" w:eastAsia="楷体" w:hAnsi="楷体" w:cs="楷体"/>
            <w:sz w:val="28"/>
            <w:szCs w:val="28"/>
            <w:rPrChange w:id="26" w:author="yafei li" w:date="2026-05-11T23:03:00Z" w16du:dateUtc="2026-05-11T15:03:00Z">
              <w:rPr/>
            </w:rPrChange>
          </w:rPr>
          <w:t>S1：分析边缘容器集群中分布式推理任务在不同并行策略及推理阶段（Prefill、Decode）下的通信行为，抽取任务间的通信模式及拓扑特征，并构建通信代价预测模型；</w:t>
        </w:r>
      </w:ins>
    </w:p>
    <w:p w14:paraId="0F8444DC" w14:textId="2D75195E" w:rsidR="004F193B" w:rsidRPr="009B1CA8" w:rsidRDefault="001F0059" w:rsidP="004F193B">
      <w:pPr>
        <w:spacing w:line="360" w:lineRule="auto"/>
        <w:ind w:firstLine="420"/>
        <w:rPr>
          <w:ins w:id="27" w:author="yafei li" w:date="2026-05-11T23:03:00Z" w16du:dateUtc="2026-05-11T15:03:00Z"/>
          <w:rFonts w:ascii="楷体" w:eastAsia="楷体" w:hAnsi="楷体" w:cs="楷体" w:hint="eastAsia"/>
          <w:color w:val="000000"/>
          <w:kern w:val="2"/>
          <w:sz w:val="28"/>
          <w:szCs w:val="28"/>
          <w:u w:color="000000"/>
          <w:bdr w:val="nil"/>
          <w:rPrChange w:id="28" w:author="yafei li" w:date="2026-05-11T23:31:00Z" w16du:dateUtc="2026-05-11T15:31:00Z">
            <w:rPr>
              <w:ins w:id="29" w:author="yafei li" w:date="2026-05-11T23:03:00Z" w16du:dateUtc="2026-05-11T15:03:00Z"/>
              <w:rFonts w:ascii="楷体" w:eastAsia="楷体" w:hAnsi="楷体" w:cs="楷体" w:hint="eastAsia"/>
              <w:sz w:val="28"/>
              <w:szCs w:val="28"/>
            </w:rPr>
          </w:rPrChange>
        </w:rPr>
      </w:pPr>
      <w:ins w:id="30" w:author="yafei li" w:date="2026-05-11T23:02:00Z" w16du:dateUtc="2026-05-11T15:02:00Z">
        <w:r w:rsidRPr="001F0059">
          <w:rPr>
            <w:rFonts w:ascii="楷体" w:eastAsia="楷体" w:hAnsi="楷体" w:cs="楷体"/>
            <w:sz w:val="28"/>
            <w:szCs w:val="28"/>
            <w:rPrChange w:id="31" w:author="yafei li" w:date="2026-05-11T23:03:00Z" w16du:dateUtc="2026-05-11T15:03:00Z">
              <w:rPr/>
            </w:rPrChange>
          </w:rPr>
          <w:t>S2：</w:t>
        </w:r>
      </w:ins>
      <w:ins w:id="32" w:author="yafei li" w:date="2026-05-11T23:31:00Z" w16du:dateUtc="2026-05-11T15:31:00Z">
        <w:r w:rsidR="009B1CA8" w:rsidRPr="009B1CA8">
          <w:rPr>
            <w:rFonts w:ascii="楷体" w:eastAsia="楷体" w:hAnsi="楷体" w:cs="楷体"/>
            <w:color w:val="000000"/>
            <w:kern w:val="2"/>
            <w:sz w:val="28"/>
            <w:szCs w:val="28"/>
            <w:u w:color="000000"/>
            <w:bdr w:val="nil"/>
            <w:rPrChange w:id="33" w:author="yafei li" w:date="2026-05-11T23:31:00Z" w16du:dateUtc="2026-05-11T15:31:00Z">
              <w:rPr/>
            </w:rPrChange>
          </w:rPr>
          <w:t>在集群级任务放置阶段，根据通信代价预测模型和集群拓扑信息，对每个</w:t>
        </w:r>
        <w:r w:rsidR="009B1CA8">
          <w:rPr>
            <w:rFonts w:ascii="楷体" w:eastAsia="楷体" w:hAnsi="楷体" w:cs="楷体" w:hint="eastAsia"/>
            <w:color w:val="000000"/>
            <w:kern w:val="2"/>
            <w:sz w:val="28"/>
            <w:szCs w:val="28"/>
            <w:u w:color="000000"/>
            <w:bdr w:val="nil"/>
          </w:rPr>
          <w:t>分布式推理</w:t>
        </w:r>
        <w:r w:rsidR="009B1CA8" w:rsidRPr="009B1CA8">
          <w:rPr>
            <w:rFonts w:ascii="楷体" w:eastAsia="楷体" w:hAnsi="楷体" w:cs="楷体"/>
            <w:color w:val="000000"/>
            <w:kern w:val="2"/>
            <w:sz w:val="28"/>
            <w:szCs w:val="28"/>
            <w:u w:color="000000"/>
            <w:bdr w:val="nil"/>
            <w:rPrChange w:id="34" w:author="yafei li" w:date="2026-05-11T23:31:00Z" w16du:dateUtc="2026-05-11T15:31:00Z">
              <w:rPr/>
            </w:rPrChange>
          </w:rPr>
          <w:t>任务及其并行子任务在候选节点上的通信开销进行评估，并结合任务优先级、节点负载和工作特征选择部署方案，从而降低跨节点通信延迟并兼顾节点负载均衡；</w:t>
        </w:r>
      </w:ins>
    </w:p>
    <w:p w14:paraId="13F92BF1" w14:textId="703290F7" w:rsidR="001F0059" w:rsidRPr="009B1CA8" w:rsidRDefault="001F0059" w:rsidP="00D02556">
      <w:pPr>
        <w:spacing w:line="360" w:lineRule="auto"/>
        <w:ind w:firstLine="420"/>
        <w:rPr>
          <w:ins w:id="35" w:author="yafei li" w:date="2026-05-11T23:19:00Z" w16du:dateUtc="2026-05-11T15:19:00Z"/>
          <w:rFonts w:ascii="楷体" w:eastAsia="楷体" w:hAnsi="楷体" w:cs="楷体"/>
          <w:color w:val="000000"/>
          <w:kern w:val="2"/>
          <w:sz w:val="28"/>
          <w:szCs w:val="28"/>
          <w:u w:color="000000"/>
          <w:bdr w:val="nil"/>
          <w:rPrChange w:id="36" w:author="yafei li" w:date="2026-05-11T23:31:00Z" w16du:dateUtc="2026-05-11T15:31:00Z">
            <w:rPr>
              <w:ins w:id="37" w:author="yafei li" w:date="2026-05-11T23:19:00Z" w16du:dateUtc="2026-05-11T15:19:00Z"/>
              <w:rFonts w:ascii="楷体" w:eastAsia="楷体" w:hAnsi="楷体" w:cs="楷体"/>
              <w:sz w:val="28"/>
              <w:szCs w:val="28"/>
            </w:rPr>
          </w:rPrChange>
        </w:rPr>
      </w:pPr>
      <w:ins w:id="38" w:author="yafei li" w:date="2026-05-11T23:02:00Z" w16du:dateUtc="2026-05-11T15:02:00Z">
        <w:r w:rsidRPr="001F0059">
          <w:rPr>
            <w:rFonts w:ascii="楷体" w:eastAsia="楷体" w:hAnsi="楷体" w:cs="楷体"/>
            <w:sz w:val="28"/>
            <w:szCs w:val="28"/>
            <w:rPrChange w:id="39" w:author="yafei li" w:date="2026-05-11T23:03:00Z" w16du:dateUtc="2026-05-11T15:03:00Z">
              <w:rPr/>
            </w:rPrChange>
          </w:rPr>
          <w:t>S3：</w:t>
        </w:r>
      </w:ins>
      <w:ins w:id="40" w:author="yafei li" w:date="2026-05-11T23:31:00Z" w16du:dateUtc="2026-05-11T15:31:00Z">
        <w:r w:rsidR="009B1CA8" w:rsidRPr="009B1CA8">
          <w:rPr>
            <w:rFonts w:ascii="楷体" w:eastAsia="楷体" w:hAnsi="楷体" w:cs="楷体"/>
            <w:color w:val="000000"/>
            <w:kern w:val="2"/>
            <w:sz w:val="28"/>
            <w:szCs w:val="28"/>
            <w:u w:color="000000"/>
            <w:bdr w:val="nil"/>
            <w:rPrChange w:id="41" w:author="yafei li" w:date="2026-05-11T23:31:00Z" w16du:dateUtc="2026-05-11T15:31:00Z">
              <w:rPr/>
            </w:rPrChange>
          </w:rPr>
          <w:t>在节点级资源调度阶段，对多任务共驻的GPU节点进行细粒度资源分配，并基于节点负载及任务特征动态调整资源比例，通过迭代反馈优化节点内资源利用率和任务执行时延。</w:t>
        </w:r>
      </w:ins>
    </w:p>
    <w:p w14:paraId="7FA0E368" w14:textId="348200D1" w:rsidR="00D02556" w:rsidRPr="00D02556" w:rsidRDefault="00D02556" w:rsidP="00D02556">
      <w:pPr>
        <w:widowControl w:val="0"/>
        <w:pBdr>
          <w:top w:val="nil"/>
          <w:left w:val="nil"/>
          <w:bottom w:val="nil"/>
          <w:right w:val="nil"/>
          <w:between w:val="nil"/>
          <w:bar w:val="nil"/>
        </w:pBdr>
        <w:spacing w:line="360" w:lineRule="auto"/>
        <w:jc w:val="both"/>
        <w:rPr>
          <w:ins w:id="42" w:author="yafei li" w:date="2026-05-11T23:19:00Z" w16du:dateUtc="2026-05-11T15:19:00Z"/>
          <w:rFonts w:ascii="楷体" w:eastAsia="楷体" w:hAnsi="楷体" w:cs="楷体"/>
          <w:color w:val="000000"/>
          <w:kern w:val="2"/>
          <w:sz w:val="28"/>
          <w:szCs w:val="28"/>
          <w:u w:color="000000"/>
          <w:bdr w:val="nil"/>
          <w:rPrChange w:id="43" w:author="yafei li" w:date="2026-05-11T23:19:00Z" w16du:dateUtc="2026-05-11T15:19:00Z">
            <w:rPr>
              <w:ins w:id="44" w:author="yafei li" w:date="2026-05-11T23:19:00Z" w16du:dateUtc="2026-05-11T15:19:00Z"/>
            </w:rPr>
          </w:rPrChange>
        </w:rPr>
        <w:pPrChange w:id="45" w:author="yafei li" w:date="2026-05-11T23:19:00Z" w16du:dateUtc="2026-05-11T15:19:00Z">
          <w:pPr>
            <w:numPr>
              <w:numId w:val="3"/>
            </w:numPr>
            <w:tabs>
              <w:tab w:val="num" w:pos="720"/>
            </w:tabs>
            <w:spacing w:before="100" w:beforeAutospacing="1" w:after="100" w:afterAutospacing="1"/>
            <w:ind w:left="720" w:hanging="360"/>
          </w:pPr>
        </w:pPrChange>
      </w:pPr>
      <w:ins w:id="46" w:author="yafei li" w:date="2026-05-11T23:19:00Z" w16du:dateUtc="2026-05-11T15:19:00Z">
        <w:r>
          <w:rPr>
            <w:rFonts w:ascii="楷体" w:eastAsia="楷体" w:hAnsi="楷体" w:cs="楷体" w:hint="eastAsia"/>
            <w:sz w:val="28"/>
            <w:szCs w:val="28"/>
          </w:rPr>
          <w:t>2.</w:t>
        </w:r>
        <w:r w:rsidRPr="00D02556">
          <w:rPr>
            <w:rFonts w:ascii="楷体" w:eastAsia="楷体" w:hAnsi="楷体" w:cs="楷体"/>
            <w:color w:val="000000"/>
            <w:kern w:val="2"/>
            <w:sz w:val="28"/>
            <w:szCs w:val="28"/>
            <w:u w:color="000000"/>
            <w:bdr w:val="nil"/>
            <w:rPrChange w:id="47" w:author="yafei li" w:date="2026-05-11T23:19:00Z" w16du:dateUtc="2026-05-11T15:19:00Z">
              <w:rPr/>
            </w:rPrChange>
          </w:rPr>
          <w:t>如权利要求1所述的</w:t>
        </w:r>
      </w:ins>
      <w:ins w:id="48" w:author="yafei li" w:date="2026-05-11T23:47:00Z" w16du:dateUtc="2026-05-11T15:47:00Z">
        <w:r w:rsidR="00103775">
          <w:rPr>
            <w:rFonts w:ascii="楷体" w:eastAsia="楷体" w:hAnsi="楷体" w:cs="楷体" w:hint="eastAsia"/>
            <w:color w:val="000000"/>
            <w:kern w:val="2"/>
            <w:sz w:val="28"/>
            <w:szCs w:val="28"/>
            <w:u w:color="000000"/>
            <w:bdr w:val="nil"/>
          </w:rPr>
          <w:t>一种</w:t>
        </w:r>
      </w:ins>
      <w:ins w:id="49" w:author="yafei li" w:date="2026-05-11T23:19:00Z" w16du:dateUtc="2026-05-11T15:19:00Z">
        <w:r w:rsidRPr="00D02556">
          <w:rPr>
            <w:rFonts w:ascii="楷体" w:eastAsia="楷体" w:hAnsi="楷体" w:cs="楷体"/>
            <w:color w:val="000000"/>
            <w:kern w:val="2"/>
            <w:sz w:val="28"/>
            <w:szCs w:val="28"/>
            <w:u w:color="000000"/>
            <w:bdr w:val="nil"/>
            <w:rPrChange w:id="50" w:author="yafei li" w:date="2026-05-11T23:19:00Z" w16du:dateUtc="2026-05-11T15:19:00Z">
              <w:rPr/>
            </w:rPrChange>
          </w:rPr>
          <w:t>边缘容器集群中分布式推理任务细粒度资源调度</w:t>
        </w:r>
      </w:ins>
      <w:ins w:id="51" w:author="yafei li" w:date="2026-05-11T23:49:00Z" w16du:dateUtc="2026-05-11T15:49:00Z">
        <w:r w:rsidR="00103775">
          <w:rPr>
            <w:rFonts w:ascii="楷体" w:eastAsia="楷体" w:hAnsi="楷体" w:cs="楷体" w:hint="eastAsia"/>
            <w:color w:val="000000"/>
            <w:kern w:val="2"/>
            <w:sz w:val="28"/>
            <w:szCs w:val="28"/>
            <w:u w:color="000000"/>
            <w:bdr w:val="nil"/>
          </w:rPr>
          <w:t>的</w:t>
        </w:r>
      </w:ins>
      <w:ins w:id="52" w:author="yafei li" w:date="2026-05-11T23:19:00Z" w16du:dateUtc="2026-05-11T15:19:00Z">
        <w:r w:rsidRPr="00D02556">
          <w:rPr>
            <w:rFonts w:ascii="楷体" w:eastAsia="楷体" w:hAnsi="楷体" w:cs="楷体"/>
            <w:color w:val="000000"/>
            <w:kern w:val="2"/>
            <w:sz w:val="28"/>
            <w:szCs w:val="28"/>
            <w:u w:color="000000"/>
            <w:bdr w:val="nil"/>
            <w:rPrChange w:id="53" w:author="yafei li" w:date="2026-05-11T23:19:00Z" w16du:dateUtc="2026-05-11T15:19:00Z">
              <w:rPr/>
            </w:rPrChange>
          </w:rPr>
          <w:t>方法，其特征在于，步骤S1中，通信行为分析具体包括：将每个分布式推理任务在Prefill和Decode阶段的通信事件按消息尺度分桶；对每个消息桶计算通信规模、通信频率及通信拓扑特征；基于各消息桶的通信特征，构建任务间通信依赖矩阵，并将其输入通信代价预测模型，用于评估不同部署方案下的跨节点通信延迟。</w:t>
        </w:r>
      </w:ins>
    </w:p>
    <w:p w14:paraId="0E45140E" w14:textId="2AB41515" w:rsidR="009B1CA8" w:rsidRPr="009B1CA8" w:rsidRDefault="009B1CA8" w:rsidP="009B1CA8">
      <w:pPr>
        <w:spacing w:line="360" w:lineRule="auto"/>
        <w:rPr>
          <w:ins w:id="54" w:author="yafei li" w:date="2026-05-11T23:27:00Z" w16du:dateUtc="2026-05-11T15:27:00Z"/>
          <w:rFonts w:ascii="楷体" w:eastAsia="楷体" w:hAnsi="楷体" w:cs="楷体"/>
          <w:sz w:val="28"/>
          <w:szCs w:val="28"/>
          <w:rPrChange w:id="55" w:author="yafei li" w:date="2026-05-11T23:27:00Z" w16du:dateUtc="2026-05-11T15:27:00Z">
            <w:rPr>
              <w:ins w:id="56" w:author="yafei li" w:date="2026-05-11T23:27:00Z" w16du:dateUtc="2026-05-11T15:27:00Z"/>
            </w:rPr>
          </w:rPrChange>
        </w:rPr>
        <w:pPrChange w:id="57" w:author="yafei li" w:date="2026-05-11T23:27:00Z" w16du:dateUtc="2026-05-11T15:27:00Z">
          <w:pPr>
            <w:pStyle w:val="a6"/>
          </w:pPr>
        </w:pPrChange>
      </w:pPr>
      <w:ins w:id="58" w:author="yafei li" w:date="2026-05-11T23:27:00Z" w16du:dateUtc="2026-05-11T15:27:00Z">
        <w:r>
          <w:rPr>
            <w:rFonts w:ascii="楷体" w:eastAsia="楷体" w:hAnsi="楷体" w:cs="楷体" w:hint="eastAsia"/>
            <w:sz w:val="28"/>
            <w:szCs w:val="28"/>
          </w:rPr>
          <w:t>3.</w:t>
        </w:r>
        <w:r w:rsidRPr="009B1CA8">
          <w:rPr>
            <w:rFonts w:ascii="楷体" w:eastAsia="楷体" w:hAnsi="楷体" w:cs="楷体"/>
            <w:sz w:val="28"/>
            <w:szCs w:val="28"/>
            <w:rPrChange w:id="59" w:author="yafei li" w:date="2026-05-11T23:27:00Z" w16du:dateUtc="2026-05-11T15:27:00Z">
              <w:rPr/>
            </w:rPrChange>
          </w:rPr>
          <w:t>如权利要求1或2所述的</w:t>
        </w:r>
      </w:ins>
      <w:ins w:id="60" w:author="yafei li" w:date="2026-05-11T23:47:00Z" w16du:dateUtc="2026-05-11T15:47:00Z">
        <w:r w:rsidR="00103775">
          <w:rPr>
            <w:rFonts w:ascii="楷体" w:eastAsia="楷体" w:hAnsi="楷体" w:cs="楷体" w:hint="eastAsia"/>
            <w:sz w:val="28"/>
            <w:szCs w:val="28"/>
          </w:rPr>
          <w:t>一种</w:t>
        </w:r>
      </w:ins>
      <w:ins w:id="61" w:author="yafei li" w:date="2026-05-11T23:27:00Z" w16du:dateUtc="2026-05-11T15:27:00Z">
        <w:r w:rsidRPr="009B1CA8">
          <w:rPr>
            <w:rFonts w:ascii="楷体" w:eastAsia="楷体" w:hAnsi="楷体" w:cs="楷体"/>
            <w:sz w:val="28"/>
            <w:szCs w:val="28"/>
            <w:rPrChange w:id="62" w:author="yafei li" w:date="2026-05-11T23:27:00Z" w16du:dateUtc="2026-05-11T15:27:00Z">
              <w:rPr/>
            </w:rPrChange>
          </w:rPr>
          <w:t>边缘容器集群中分布式推理任务细粒度资源调度</w:t>
        </w:r>
      </w:ins>
      <w:ins w:id="63" w:author="yafei li" w:date="2026-05-11T23:49:00Z" w16du:dateUtc="2026-05-11T15:49:00Z">
        <w:r w:rsidR="00103775">
          <w:rPr>
            <w:rFonts w:ascii="楷体" w:eastAsia="楷体" w:hAnsi="楷体" w:cs="楷体" w:hint="eastAsia"/>
            <w:sz w:val="28"/>
            <w:szCs w:val="28"/>
          </w:rPr>
          <w:t>的</w:t>
        </w:r>
      </w:ins>
      <w:ins w:id="64" w:author="yafei li" w:date="2026-05-11T23:27:00Z" w16du:dateUtc="2026-05-11T15:27:00Z">
        <w:r w:rsidRPr="009B1CA8">
          <w:rPr>
            <w:rFonts w:ascii="楷体" w:eastAsia="楷体" w:hAnsi="楷体" w:cs="楷体"/>
            <w:sz w:val="28"/>
            <w:szCs w:val="28"/>
            <w:rPrChange w:id="65" w:author="yafei li" w:date="2026-05-11T23:27:00Z" w16du:dateUtc="2026-05-11T15:27:00Z">
              <w:rPr/>
            </w:rPrChange>
          </w:rPr>
          <w:t>方法，其特征在于，步骤S2中，集群级任务放置策略具体包括：</w:t>
        </w:r>
      </w:ins>
    </w:p>
    <w:p w14:paraId="0B1F2565" w14:textId="46B08985" w:rsidR="009B1CA8" w:rsidRPr="009B1CA8" w:rsidRDefault="009B1CA8" w:rsidP="009B1CA8">
      <w:pPr>
        <w:widowControl w:val="0"/>
        <w:pBdr>
          <w:top w:val="nil"/>
          <w:left w:val="nil"/>
          <w:bottom w:val="nil"/>
          <w:right w:val="nil"/>
          <w:between w:val="nil"/>
          <w:bar w:val="nil"/>
        </w:pBdr>
        <w:spacing w:line="360" w:lineRule="auto"/>
        <w:ind w:firstLine="420"/>
        <w:jc w:val="both"/>
        <w:rPr>
          <w:ins w:id="66" w:author="yafei li" w:date="2026-05-11T23:27:00Z" w16du:dateUtc="2026-05-11T15:27:00Z"/>
          <w:rFonts w:ascii="楷体" w:eastAsia="楷体" w:hAnsi="楷体" w:cs="楷体"/>
          <w:color w:val="000000"/>
          <w:kern w:val="2"/>
          <w:sz w:val="28"/>
          <w:szCs w:val="28"/>
          <w:u w:color="000000"/>
          <w:bdr w:val="nil"/>
          <w:rPrChange w:id="67" w:author="yafei li" w:date="2026-05-11T23:27:00Z" w16du:dateUtc="2026-05-11T15:27:00Z">
            <w:rPr>
              <w:ins w:id="68" w:author="yafei li" w:date="2026-05-11T23:27:00Z" w16du:dateUtc="2026-05-11T15:27:00Z"/>
            </w:rPr>
          </w:rPrChange>
        </w:rPr>
        <w:pPrChange w:id="69" w:author="yafei li" w:date="2026-05-11T23:27:00Z" w16du:dateUtc="2026-05-11T15:27:00Z">
          <w:pPr>
            <w:numPr>
              <w:numId w:val="4"/>
            </w:numPr>
            <w:tabs>
              <w:tab w:val="num" w:pos="720"/>
            </w:tabs>
            <w:spacing w:before="100" w:beforeAutospacing="1" w:after="100" w:afterAutospacing="1"/>
            <w:ind w:left="720" w:hanging="360"/>
          </w:pPr>
        </w:pPrChange>
      </w:pPr>
      <w:ins w:id="70" w:author="yafei li" w:date="2026-05-11T23:27:00Z" w16du:dateUtc="2026-05-11T15:27:00Z">
        <w:r>
          <w:rPr>
            <w:rFonts w:ascii="楷体" w:eastAsia="楷体" w:hAnsi="楷体" w:cs="楷体"/>
            <w:sz w:val="28"/>
            <w:szCs w:val="28"/>
          </w:rPr>
          <w:t>S21:</w:t>
        </w:r>
        <w:r w:rsidRPr="009B1CA8">
          <w:rPr>
            <w:rFonts w:ascii="楷体" w:eastAsia="楷体" w:hAnsi="楷体" w:cs="楷体"/>
            <w:color w:val="000000"/>
            <w:kern w:val="2"/>
            <w:sz w:val="28"/>
            <w:szCs w:val="28"/>
            <w:u w:color="000000"/>
            <w:bdr w:val="nil"/>
            <w:rPrChange w:id="71" w:author="yafei li" w:date="2026-05-11T23:27:00Z" w16du:dateUtc="2026-05-11T15:27:00Z">
              <w:rPr/>
            </w:rPrChange>
          </w:rPr>
          <w:t xml:space="preserve">根据通信代价预测模型，计算每个分布式推理任务及其并行子任务在候选部署节点上的跨节点通信延迟和通信负载； </w:t>
        </w:r>
      </w:ins>
    </w:p>
    <w:p w14:paraId="44EA5208" w14:textId="454D65E8" w:rsidR="009B1CA8" w:rsidRPr="009B1CA8" w:rsidRDefault="009B1CA8" w:rsidP="009B1CA8">
      <w:pPr>
        <w:widowControl w:val="0"/>
        <w:pBdr>
          <w:top w:val="nil"/>
          <w:left w:val="nil"/>
          <w:bottom w:val="nil"/>
          <w:right w:val="nil"/>
          <w:between w:val="nil"/>
          <w:bar w:val="nil"/>
        </w:pBdr>
        <w:spacing w:line="360" w:lineRule="auto"/>
        <w:ind w:firstLine="420"/>
        <w:jc w:val="both"/>
        <w:rPr>
          <w:ins w:id="72" w:author="yafei li" w:date="2026-05-11T23:27:00Z" w16du:dateUtc="2026-05-11T15:27:00Z"/>
          <w:rFonts w:ascii="楷体" w:eastAsia="楷体" w:hAnsi="楷体" w:cs="楷体"/>
          <w:color w:val="000000"/>
          <w:kern w:val="2"/>
          <w:sz w:val="28"/>
          <w:szCs w:val="28"/>
          <w:u w:color="000000"/>
          <w:bdr w:val="nil"/>
          <w:rPrChange w:id="73" w:author="yafei li" w:date="2026-05-11T23:27:00Z" w16du:dateUtc="2026-05-11T15:27:00Z">
            <w:rPr>
              <w:ins w:id="74" w:author="yafei li" w:date="2026-05-11T23:27:00Z" w16du:dateUtc="2026-05-11T15:27:00Z"/>
            </w:rPr>
          </w:rPrChange>
        </w:rPr>
        <w:pPrChange w:id="75" w:author="yafei li" w:date="2026-05-11T23:27:00Z" w16du:dateUtc="2026-05-11T15:27:00Z">
          <w:pPr>
            <w:numPr>
              <w:numId w:val="4"/>
            </w:numPr>
            <w:tabs>
              <w:tab w:val="num" w:pos="720"/>
            </w:tabs>
            <w:spacing w:before="100" w:beforeAutospacing="1" w:after="100" w:afterAutospacing="1"/>
            <w:ind w:left="720" w:hanging="360"/>
          </w:pPr>
        </w:pPrChange>
      </w:pPr>
      <w:ins w:id="76" w:author="yafei li" w:date="2026-05-11T23:27:00Z" w16du:dateUtc="2026-05-11T15:27:00Z">
        <w:r>
          <w:rPr>
            <w:rFonts w:ascii="楷体" w:eastAsia="楷体" w:hAnsi="楷体" w:cs="楷体"/>
            <w:sz w:val="28"/>
            <w:szCs w:val="28"/>
          </w:rPr>
          <w:t>S2</w:t>
        </w:r>
        <w:r>
          <w:rPr>
            <w:rFonts w:ascii="楷体" w:eastAsia="楷体" w:hAnsi="楷体" w:cs="楷体" w:hint="eastAsia"/>
            <w:sz w:val="28"/>
            <w:szCs w:val="28"/>
          </w:rPr>
          <w:t>2</w:t>
        </w:r>
        <w:r>
          <w:rPr>
            <w:rFonts w:ascii="楷体" w:eastAsia="楷体" w:hAnsi="楷体" w:cs="楷体"/>
            <w:sz w:val="28"/>
            <w:szCs w:val="28"/>
          </w:rPr>
          <w:t>:</w:t>
        </w:r>
        <w:r w:rsidRPr="009B1CA8">
          <w:rPr>
            <w:rFonts w:ascii="楷体" w:eastAsia="楷体" w:hAnsi="楷体" w:cs="楷体"/>
            <w:color w:val="000000"/>
            <w:kern w:val="2"/>
            <w:sz w:val="28"/>
            <w:szCs w:val="28"/>
            <w:u w:color="000000"/>
            <w:bdr w:val="nil"/>
            <w:rPrChange w:id="77" w:author="yafei li" w:date="2026-05-11T23:27:00Z" w16du:dateUtc="2026-05-11T15:27:00Z">
              <w:rPr/>
            </w:rPrChange>
          </w:rPr>
          <w:t xml:space="preserve">构建候选部署方案的任务间通信依赖矩阵，并结合节点资源状态、任务优先级及工作负载特征，对候选方案进行排序与筛选； </w:t>
        </w:r>
      </w:ins>
    </w:p>
    <w:p w14:paraId="6C59DB8A" w14:textId="071CC382" w:rsidR="009B1CA8" w:rsidRDefault="009B1CA8" w:rsidP="009B1CA8">
      <w:pPr>
        <w:widowControl w:val="0"/>
        <w:pBdr>
          <w:top w:val="nil"/>
          <w:left w:val="nil"/>
          <w:bottom w:val="nil"/>
          <w:right w:val="nil"/>
          <w:between w:val="nil"/>
          <w:bar w:val="nil"/>
        </w:pBdr>
        <w:spacing w:line="360" w:lineRule="auto"/>
        <w:ind w:firstLine="420"/>
        <w:jc w:val="both"/>
        <w:rPr>
          <w:ins w:id="78" w:author="yafei li" w:date="2026-05-11T23:52:00Z" w16du:dateUtc="2026-05-11T15:52:00Z"/>
          <w:rFonts w:ascii="楷体" w:eastAsia="楷体" w:hAnsi="楷体" w:cs="楷体"/>
          <w:color w:val="000000"/>
          <w:kern w:val="2"/>
          <w:sz w:val="28"/>
          <w:szCs w:val="28"/>
          <w:u w:color="000000"/>
          <w:bdr w:val="nil"/>
        </w:rPr>
      </w:pPr>
      <w:ins w:id="79" w:author="yafei li" w:date="2026-05-11T23:27:00Z" w16du:dateUtc="2026-05-11T15:27:00Z">
        <w:r>
          <w:rPr>
            <w:rFonts w:ascii="楷体" w:eastAsia="楷体" w:hAnsi="楷体" w:cs="楷体"/>
            <w:sz w:val="28"/>
            <w:szCs w:val="28"/>
          </w:rPr>
          <w:t>S2</w:t>
        </w:r>
        <w:r>
          <w:rPr>
            <w:rFonts w:ascii="楷体" w:eastAsia="楷体" w:hAnsi="楷体" w:cs="楷体" w:hint="eastAsia"/>
            <w:sz w:val="28"/>
            <w:szCs w:val="28"/>
          </w:rPr>
          <w:t>3</w:t>
        </w:r>
        <w:r>
          <w:rPr>
            <w:rFonts w:ascii="楷体" w:eastAsia="楷体" w:hAnsi="楷体" w:cs="楷体"/>
            <w:sz w:val="28"/>
            <w:szCs w:val="28"/>
          </w:rPr>
          <w:t>:</w:t>
        </w:r>
        <w:r w:rsidRPr="009B1CA8">
          <w:rPr>
            <w:rFonts w:ascii="楷体" w:eastAsia="楷体" w:hAnsi="楷体" w:cs="楷体"/>
            <w:color w:val="000000"/>
            <w:kern w:val="2"/>
            <w:sz w:val="28"/>
            <w:szCs w:val="28"/>
            <w:u w:color="000000"/>
            <w:bdr w:val="nil"/>
            <w:rPrChange w:id="80" w:author="yafei li" w:date="2026-05-11T23:27:00Z" w16du:dateUtc="2026-05-11T15:27:00Z">
              <w:rPr/>
            </w:rPrChange>
          </w:rPr>
          <w:t>调度算法选择在降低跨节点通信开销的同时兼顾节点负载均衡的部署方案，生成最终集群级任务放置策略，为节点级资源调度提供输入。</w:t>
        </w:r>
      </w:ins>
    </w:p>
    <w:p w14:paraId="0CE54AA0" w14:textId="77777777" w:rsidR="00103775" w:rsidRPr="00E750D6" w:rsidRDefault="00103775" w:rsidP="00103775">
      <w:pPr>
        <w:widowControl w:val="0"/>
        <w:pBdr>
          <w:top w:val="nil"/>
          <w:left w:val="nil"/>
          <w:bottom w:val="nil"/>
          <w:right w:val="nil"/>
          <w:between w:val="nil"/>
          <w:bar w:val="nil"/>
        </w:pBdr>
        <w:spacing w:line="360" w:lineRule="auto"/>
        <w:jc w:val="both"/>
        <w:rPr>
          <w:ins w:id="81" w:author="yafei li" w:date="2026-05-11T23:52:00Z" w16du:dateUtc="2026-05-11T15:52:00Z"/>
          <w:rFonts w:ascii="楷体" w:eastAsia="楷体" w:hAnsi="楷体" w:cs="楷体"/>
          <w:color w:val="000000"/>
          <w:kern w:val="2"/>
          <w:sz w:val="28"/>
          <w:szCs w:val="28"/>
          <w:u w:color="000000"/>
          <w:bdr w:val="nil"/>
        </w:rPr>
      </w:pPr>
      <w:ins w:id="82" w:author="yafei li" w:date="2026-05-11T23:52:00Z" w16du:dateUtc="2026-05-11T15:52:00Z">
        <w:r>
          <w:rPr>
            <w:rFonts w:ascii="楷体" w:eastAsia="楷体" w:hAnsi="楷体" w:cs="楷体" w:hint="eastAsia"/>
            <w:color w:val="000000"/>
            <w:kern w:val="2"/>
            <w:sz w:val="28"/>
            <w:szCs w:val="28"/>
            <w:u w:color="000000"/>
            <w:bdr w:val="nil"/>
          </w:rPr>
          <w:t>4</w:t>
        </w:r>
        <w:r w:rsidRPr="00E750D6">
          <w:rPr>
            <w:rFonts w:ascii="楷体" w:eastAsia="楷体" w:hAnsi="楷体" w:cs="楷体" w:hint="eastAsia"/>
            <w:color w:val="000000"/>
            <w:kern w:val="2"/>
            <w:sz w:val="28"/>
            <w:szCs w:val="28"/>
            <w:u w:color="000000"/>
            <w:bdr w:val="nil"/>
          </w:rPr>
          <w:t>.</w:t>
        </w:r>
        <w:r w:rsidRPr="00E750D6">
          <w:rPr>
            <w:rFonts w:ascii="楷体" w:eastAsia="楷体" w:hAnsi="楷体" w:cs="楷体"/>
            <w:color w:val="000000"/>
            <w:kern w:val="2"/>
            <w:sz w:val="28"/>
            <w:szCs w:val="28"/>
            <w:u w:color="000000"/>
            <w:bdr w:val="nil"/>
          </w:rPr>
          <w:t>如权利要求</w:t>
        </w:r>
        <w:r>
          <w:rPr>
            <w:rFonts w:ascii="楷体" w:eastAsia="楷体" w:hAnsi="楷体" w:cs="楷体" w:hint="eastAsia"/>
            <w:color w:val="000000"/>
            <w:kern w:val="2"/>
            <w:sz w:val="28"/>
            <w:szCs w:val="28"/>
            <w:u w:color="000000"/>
            <w:bdr w:val="nil"/>
          </w:rPr>
          <w:t>3</w:t>
        </w:r>
        <w:r w:rsidRPr="00E750D6">
          <w:rPr>
            <w:rFonts w:ascii="楷体" w:eastAsia="楷体" w:hAnsi="楷体" w:cs="楷体"/>
            <w:color w:val="000000"/>
            <w:kern w:val="2"/>
            <w:sz w:val="28"/>
            <w:szCs w:val="28"/>
            <w:u w:color="000000"/>
            <w:bdr w:val="nil"/>
          </w:rPr>
          <w:t>所述的</w:t>
        </w:r>
        <w:r>
          <w:rPr>
            <w:rFonts w:ascii="楷体" w:eastAsia="楷体" w:hAnsi="楷体" w:cs="楷体" w:hint="eastAsia"/>
            <w:color w:val="000000"/>
            <w:kern w:val="2"/>
            <w:sz w:val="28"/>
            <w:szCs w:val="28"/>
            <w:u w:color="000000"/>
            <w:bdr w:val="nil"/>
          </w:rPr>
          <w:t>一种</w:t>
        </w:r>
        <w:r w:rsidRPr="00E750D6">
          <w:rPr>
            <w:rFonts w:ascii="楷体" w:eastAsia="楷体" w:hAnsi="楷体" w:cs="楷体"/>
            <w:color w:val="000000"/>
            <w:kern w:val="2"/>
            <w:sz w:val="28"/>
            <w:szCs w:val="28"/>
            <w:u w:color="000000"/>
            <w:bdr w:val="nil"/>
          </w:rPr>
          <w:t>边缘容器集群中分布式推理任务细粒度资源调度</w:t>
        </w:r>
        <w:r>
          <w:rPr>
            <w:rFonts w:ascii="楷体" w:eastAsia="楷体" w:hAnsi="楷体" w:cs="楷体" w:hint="eastAsia"/>
            <w:color w:val="000000"/>
            <w:kern w:val="2"/>
            <w:sz w:val="28"/>
            <w:szCs w:val="28"/>
            <w:u w:color="000000"/>
            <w:bdr w:val="nil"/>
          </w:rPr>
          <w:t>的</w:t>
        </w:r>
        <w:r w:rsidRPr="00E750D6">
          <w:rPr>
            <w:rFonts w:ascii="楷体" w:eastAsia="楷体" w:hAnsi="楷体" w:cs="楷体"/>
            <w:color w:val="000000"/>
            <w:kern w:val="2"/>
            <w:sz w:val="28"/>
            <w:szCs w:val="28"/>
            <w:u w:color="000000"/>
            <w:bdr w:val="nil"/>
          </w:rPr>
          <w:lastRenderedPageBreak/>
          <w:t>方法，其特征在于，步骤S2中，跨节点通信代价的</w:t>
        </w:r>
        <w:r>
          <w:rPr>
            <w:rFonts w:ascii="楷体" w:eastAsia="楷体" w:hAnsi="楷体" w:cs="楷体" w:hint="eastAsia"/>
            <w:color w:val="000000"/>
            <w:kern w:val="2"/>
            <w:sz w:val="28"/>
            <w:szCs w:val="28"/>
            <w:u w:color="000000"/>
            <w:bdr w:val="nil"/>
          </w:rPr>
          <w:t>定义</w:t>
        </w:r>
        <w:r w:rsidRPr="00E750D6">
          <w:rPr>
            <w:rFonts w:ascii="楷体" w:eastAsia="楷体" w:hAnsi="楷体" w:cs="楷体"/>
            <w:color w:val="000000"/>
            <w:kern w:val="2"/>
            <w:sz w:val="28"/>
            <w:szCs w:val="28"/>
            <w:u w:color="000000"/>
            <w:bdr w:val="nil"/>
          </w:rPr>
          <w:t>为：</w:t>
        </w:r>
      </w:ins>
    </w:p>
    <w:p w14:paraId="536C9538" w14:textId="77777777" w:rsidR="00103775" w:rsidRDefault="00103775" w:rsidP="00103775">
      <w:pPr>
        <w:spacing w:line="360" w:lineRule="auto"/>
        <w:rPr>
          <w:ins w:id="83" w:author="yafei li" w:date="2026-05-11T23:52:00Z" w16du:dateUtc="2026-05-11T15:52:00Z"/>
          <w:rFonts w:ascii="Cambria Math" w:hAnsi="Cambria Math"/>
          <w:i/>
        </w:rPr>
      </w:pPr>
      <m:oMathPara>
        <m:oMath>
          <m:sSub>
            <m:sSubPr>
              <m:ctrlPr>
                <w:ins w:id="84" w:author="yafei li" w:date="2026-05-11T23:52:00Z" w16du:dateUtc="2026-05-11T15:52:00Z">
                  <w:rPr>
                    <w:rFonts w:ascii="Cambria Math" w:hAnsi="Cambria Math"/>
                  </w:rPr>
                </w:ins>
              </m:ctrlPr>
            </m:sSubPr>
            <m:e>
              <m:r>
                <w:ins w:id="85" w:author="yafei li" w:date="2026-05-11T23:52:00Z" w16du:dateUtc="2026-05-11T15:52:00Z">
                  <w:rPr>
                    <w:rFonts w:ascii="Cambria Math" w:hAnsi="Cambria Math"/>
                  </w:rPr>
                  <m:t>T</m:t>
                </w:ins>
              </m:r>
            </m:e>
            <m:sub>
              <m:r>
                <w:ins w:id="86" w:author="yafei li" w:date="2026-05-11T23:52:00Z" w16du:dateUtc="2026-05-11T15:52:00Z">
                  <m:rPr>
                    <m:nor/>
                  </m:rPr>
                  <w:rPr>
                    <w:rFonts w:ascii="Cambria Math" w:hAnsi="Cambria Math"/>
                    <w:iCs/>
                  </w:rPr>
                  <m:t>comm</m:t>
                </w:ins>
              </m:r>
            </m:sub>
          </m:sSub>
          <m:r>
            <w:ins w:id="87" w:author="yafei li" w:date="2026-05-11T23:52:00Z" w16du:dateUtc="2026-05-11T15:52:00Z">
              <w:rPr>
                <w:rFonts w:ascii="Cambria Math" w:hAnsi="Cambria Math"/>
              </w:rPr>
              <m:t>=</m:t>
            </w:ins>
          </m:r>
          <m:nary>
            <m:naryPr>
              <m:chr m:val="∑"/>
              <m:limLoc m:val="undOvr"/>
              <m:grow m:val="1"/>
              <m:supHide m:val="1"/>
              <m:ctrlPr>
                <w:ins w:id="88" w:author="yafei li" w:date="2026-05-11T23:52:00Z" w16du:dateUtc="2026-05-11T15:52:00Z">
                  <w:rPr>
                    <w:rFonts w:ascii="Cambria Math" w:hAnsi="Cambria Math"/>
                  </w:rPr>
                </w:ins>
              </m:ctrlPr>
            </m:naryPr>
            <m:sub>
              <m:r>
                <w:ins w:id="89" w:author="yafei li" w:date="2026-05-11T23:52:00Z" w16du:dateUtc="2026-05-11T15:52:00Z">
                  <w:rPr>
                    <w:rFonts w:ascii="Cambria Math" w:hAnsi="Cambria Math"/>
                  </w:rPr>
                  <m:t>u∈U</m:t>
                </w:ins>
              </m:r>
            </m:sub>
            <m:sup/>
            <m:e>
              <m:f>
                <m:fPr>
                  <m:ctrlPr>
                    <w:ins w:id="90" w:author="yafei li" w:date="2026-05-11T23:52:00Z" w16du:dateUtc="2026-05-11T15:52:00Z">
                      <w:rPr>
                        <w:rFonts w:ascii="Cambria Math" w:hAnsi="Cambria Math"/>
                      </w:rPr>
                    </w:ins>
                  </m:ctrlPr>
                </m:fPr>
                <m:num>
                  <m:sSub>
                    <m:sSubPr>
                      <m:ctrlPr>
                        <w:ins w:id="91" w:author="yafei li" w:date="2026-05-11T23:52:00Z" w16du:dateUtc="2026-05-11T15:52:00Z">
                          <w:rPr>
                            <w:rFonts w:ascii="Cambria Math" w:hAnsi="Cambria Math"/>
                          </w:rPr>
                        </w:ins>
                      </m:ctrlPr>
                    </m:sSubPr>
                    <m:e>
                      <m:r>
                        <w:ins w:id="92" w:author="yafei li" w:date="2026-05-11T23:52:00Z" w16du:dateUtc="2026-05-11T15:52:00Z">
                          <w:rPr>
                            <w:rFonts w:ascii="Cambria Math" w:hAnsi="Cambria Math"/>
                          </w:rPr>
                          <m:t>B</m:t>
                        </w:ins>
                      </m:r>
                    </m:e>
                    <m:sub>
                      <m:r>
                        <w:ins w:id="93" w:author="yafei li" w:date="2026-05-11T23:52:00Z" w16du:dateUtc="2026-05-11T15:52:00Z">
                          <w:rPr>
                            <w:rFonts w:ascii="Cambria Math" w:hAnsi="Cambria Math"/>
                          </w:rPr>
                          <m:t>u</m:t>
                        </w:ins>
                      </m:r>
                    </m:sub>
                  </m:sSub>
                </m:num>
                <m:den>
                  <m:r>
                    <w:ins w:id="94" w:author="yafei li" w:date="2026-05-11T23:52:00Z" w16du:dateUtc="2026-05-11T15:52:00Z">
                      <w:rPr>
                        <w:rFonts w:ascii="Cambria Math" w:hAnsi="Cambria Math"/>
                      </w:rPr>
                      <m:t>B</m:t>
                    </w:ins>
                  </m:r>
                  <m:sSub>
                    <m:sSubPr>
                      <m:ctrlPr>
                        <w:ins w:id="95" w:author="yafei li" w:date="2026-05-11T23:52:00Z" w16du:dateUtc="2026-05-11T15:52:00Z">
                          <w:rPr>
                            <w:rFonts w:ascii="Cambria Math" w:hAnsi="Cambria Math"/>
                          </w:rPr>
                        </w:ins>
                      </m:ctrlPr>
                    </m:sSubPr>
                    <m:e>
                      <m:r>
                        <w:ins w:id="96" w:author="yafei li" w:date="2026-05-11T23:52:00Z" w16du:dateUtc="2026-05-11T15:52:00Z">
                          <w:rPr>
                            <w:rFonts w:ascii="Cambria Math" w:hAnsi="Cambria Math"/>
                          </w:rPr>
                          <m:t>W</m:t>
                        </w:ins>
                      </m:r>
                    </m:e>
                    <m:sub>
                      <m:r>
                        <w:ins w:id="97" w:author="yafei li" w:date="2026-05-11T23:52:00Z" w16du:dateUtc="2026-05-11T15:52:00Z">
                          <w:rPr>
                            <w:rFonts w:ascii="Cambria Math" w:hAnsi="Cambria Math"/>
                          </w:rPr>
                          <m:t>u</m:t>
                        </w:ins>
                      </m:r>
                    </m:sub>
                  </m:sSub>
                  <m:r>
                    <w:ins w:id="98" w:author="yafei li" w:date="2026-05-11T23:52:00Z" w16du:dateUtc="2026-05-11T15:52:00Z">
                      <w:rPr>
                        <w:rFonts w:ascii="Cambria Math" w:hAnsi="Cambria Math"/>
                      </w:rPr>
                      <m:t>(π)</m:t>
                    </w:ins>
                  </m:r>
                </m:den>
              </m:f>
            </m:e>
          </m:nary>
          <m:r>
            <w:ins w:id="99" w:author="yafei li" w:date="2026-05-11T23:52:00Z" w16du:dateUtc="2026-05-11T15:52:00Z">
              <w:rPr>
                <w:rFonts w:ascii="Cambria Math" w:hAnsi="Cambria Math"/>
              </w:rPr>
              <m:t>+</m:t>
            </w:ins>
          </m:r>
          <m:sSub>
            <m:sSubPr>
              <m:ctrlPr>
                <w:ins w:id="100" w:author="yafei li" w:date="2026-05-11T23:52:00Z" w16du:dateUtc="2026-05-11T15:52:00Z">
                  <w:rPr>
                    <w:rFonts w:ascii="Cambria Math" w:hAnsi="Cambria Math"/>
                  </w:rPr>
                </w:ins>
              </m:ctrlPr>
            </m:sSubPr>
            <m:e>
              <m:r>
                <w:ins w:id="101" w:author="yafei li" w:date="2026-05-11T23:52:00Z" w16du:dateUtc="2026-05-11T15:52:00Z">
                  <w:rPr>
                    <w:rFonts w:ascii="Cambria Math" w:hAnsi="Cambria Math"/>
                  </w:rPr>
                  <m:t>R</m:t>
                </w:ins>
              </m:r>
            </m:e>
            <m:sub>
              <m:r>
                <w:ins w:id="102" w:author="yafei li" w:date="2026-05-11T23:52:00Z" w16du:dateUtc="2026-05-11T15:52:00Z">
                  <w:rPr>
                    <w:rFonts w:ascii="Cambria Math" w:hAnsi="Cambria Math"/>
                  </w:rPr>
                  <m:t>u</m:t>
                </w:ins>
              </m:r>
            </m:sub>
          </m:sSub>
          <m:r>
            <w:ins w:id="103" w:author="yafei li" w:date="2026-05-11T23:52:00Z" w16du:dateUtc="2026-05-11T15:52:00Z">
              <w:rPr>
                <w:rFonts w:ascii="Cambria Math" w:hAnsi="Cambria Math"/>
              </w:rPr>
              <m:t>⋅RT</m:t>
            </w:ins>
          </m:r>
          <m:sSub>
            <m:sSubPr>
              <m:ctrlPr>
                <w:ins w:id="104" w:author="yafei li" w:date="2026-05-11T23:52:00Z" w16du:dateUtc="2026-05-11T15:52:00Z">
                  <w:rPr>
                    <w:rFonts w:ascii="Cambria Math" w:hAnsi="Cambria Math"/>
                  </w:rPr>
                </w:ins>
              </m:ctrlPr>
            </m:sSubPr>
            <m:e>
              <m:r>
                <w:ins w:id="105" w:author="yafei li" w:date="2026-05-11T23:52:00Z" w16du:dateUtc="2026-05-11T15:52:00Z">
                  <w:rPr>
                    <w:rFonts w:ascii="Cambria Math" w:hAnsi="Cambria Math"/>
                  </w:rPr>
                  <m:t>T</m:t>
                </w:ins>
              </m:r>
            </m:e>
            <m:sub>
              <m:r>
                <w:ins w:id="106" w:author="yafei li" w:date="2026-05-11T23:52:00Z" w16du:dateUtc="2026-05-11T15:52:00Z">
                  <w:rPr>
                    <w:rFonts w:ascii="Cambria Math" w:hAnsi="Cambria Math"/>
                  </w:rPr>
                  <m:t>u</m:t>
                </w:ins>
              </m:r>
            </m:sub>
          </m:sSub>
          <m:r>
            <w:ins w:id="107" w:author="yafei li" w:date="2026-05-11T23:52:00Z" w16du:dateUtc="2026-05-11T15:52:00Z">
              <w:rPr>
                <w:rFonts w:ascii="Cambria Math" w:hAnsi="Cambria Math"/>
              </w:rPr>
              <m:t>(π)</m:t>
            </w:ins>
          </m:r>
        </m:oMath>
      </m:oMathPara>
    </w:p>
    <w:p w14:paraId="47A45B56" w14:textId="3F247357" w:rsidR="00103775" w:rsidRPr="00103775" w:rsidRDefault="00103775" w:rsidP="00103775">
      <w:pPr>
        <w:spacing w:line="360" w:lineRule="auto"/>
        <w:ind w:firstLine="420"/>
        <w:rPr>
          <w:ins w:id="108" w:author="yafei li" w:date="2026-05-11T23:27:00Z" w16du:dateUtc="2026-05-11T15:27:00Z"/>
          <w:rFonts w:ascii="Cambria Math" w:hAnsi="Cambria Math" w:hint="eastAsia"/>
          <w:i/>
          <w:rPrChange w:id="109" w:author="yafei li" w:date="2026-05-11T23:52:00Z" w16du:dateUtc="2026-05-11T15:52:00Z">
            <w:rPr>
              <w:ins w:id="110" w:author="yafei li" w:date="2026-05-11T23:27:00Z" w16du:dateUtc="2026-05-11T15:27:00Z"/>
            </w:rPr>
          </w:rPrChange>
        </w:rPr>
        <w:pPrChange w:id="111" w:author="yafei li" w:date="2026-05-11T23:52:00Z" w16du:dateUtc="2026-05-11T15:52:00Z">
          <w:pPr>
            <w:numPr>
              <w:numId w:val="4"/>
            </w:numPr>
            <w:tabs>
              <w:tab w:val="num" w:pos="720"/>
            </w:tabs>
            <w:spacing w:before="100" w:beforeAutospacing="1" w:after="100" w:afterAutospacing="1"/>
            <w:ind w:left="720" w:hanging="360"/>
          </w:pPr>
        </w:pPrChange>
      </w:pPr>
      <w:ins w:id="112" w:author="yafei li" w:date="2026-05-11T23:52:00Z" w16du:dateUtc="2026-05-11T15:52:00Z">
        <w:r w:rsidRPr="00E750D6">
          <w:rPr>
            <w:rFonts w:ascii="楷体" w:eastAsia="楷体" w:hAnsi="楷体" w:cs="楷体"/>
            <w:color w:val="000000"/>
            <w:kern w:val="2"/>
            <w:sz w:val="28"/>
            <w:szCs w:val="28"/>
            <w:u w:color="000000"/>
            <w:bdr w:val="nil"/>
          </w:rPr>
          <w:t>其中，</w:t>
        </w:r>
      </w:ins>
      <m:oMath>
        <m:r>
          <w:ins w:id="113" w:author="yafei li" w:date="2026-05-11T23:52:00Z" w16du:dateUtc="2026-05-11T15:52:00Z">
            <w:rPr>
              <w:rFonts w:ascii="Cambria Math" w:eastAsia="楷体" w:hAnsi="Cambria Math" w:cs="楷体"/>
              <w:color w:val="000000"/>
              <w:kern w:val="2"/>
              <w:sz w:val="28"/>
              <w:szCs w:val="28"/>
              <w:u w:color="000000"/>
              <w:bdr w:val="nil"/>
            </w:rPr>
            <m:t>U</m:t>
          </w:ins>
        </m:r>
      </m:oMath>
      <w:ins w:id="114" w:author="yafei li" w:date="2026-05-11T23:52:00Z" w16du:dateUtc="2026-05-11T15:52:00Z">
        <w:r w:rsidRPr="00E750D6">
          <w:rPr>
            <w:rFonts w:ascii="楷体" w:eastAsia="楷体" w:hAnsi="楷体" w:cs="楷体"/>
            <w:color w:val="000000"/>
            <w:kern w:val="2"/>
            <w:sz w:val="28"/>
            <w:szCs w:val="28"/>
            <w:u w:color="000000"/>
            <w:bdr w:val="nil"/>
          </w:rPr>
          <w:t>为消息桶集合，</w:t>
        </w:r>
      </w:ins>
      <m:oMath>
        <m:sSub>
          <m:sSubPr>
            <m:ctrlPr>
              <w:ins w:id="115" w:author="yafei li" w:date="2026-05-11T23:52:00Z" w16du:dateUtc="2026-05-11T15:52:00Z">
                <w:rPr>
                  <w:rFonts w:ascii="Cambria Math" w:eastAsia="楷体" w:hAnsi="Cambria Math" w:cs="楷体"/>
                  <w:color w:val="000000"/>
                  <w:kern w:val="2"/>
                  <w:sz w:val="28"/>
                  <w:szCs w:val="28"/>
                  <w:u w:color="000000"/>
                  <w:bdr w:val="nil"/>
                </w:rPr>
              </w:ins>
            </m:ctrlPr>
          </m:sSubPr>
          <m:e>
            <m:r>
              <w:ins w:id="116" w:author="yafei li" w:date="2026-05-11T23:52:00Z" w16du:dateUtc="2026-05-11T15:52:00Z">
                <w:rPr>
                  <w:rFonts w:ascii="Cambria Math" w:eastAsia="楷体" w:hAnsi="Cambria Math" w:cs="楷体"/>
                  <w:color w:val="000000"/>
                  <w:kern w:val="2"/>
                  <w:sz w:val="28"/>
                  <w:szCs w:val="28"/>
                  <w:u w:color="000000"/>
                  <w:bdr w:val="nil"/>
                </w:rPr>
                <m:t>B</m:t>
              </w:ins>
            </m:r>
          </m:e>
          <m:sub>
            <m:r>
              <w:ins w:id="117" w:author="yafei li" w:date="2026-05-11T23:52:00Z" w16du:dateUtc="2026-05-11T15:52:00Z">
                <w:rPr>
                  <w:rFonts w:ascii="Cambria Math" w:eastAsia="楷体" w:hAnsi="Cambria Math" w:cs="楷体"/>
                  <w:color w:val="000000"/>
                  <w:kern w:val="2"/>
                  <w:sz w:val="28"/>
                  <w:szCs w:val="28"/>
                  <w:u w:color="000000"/>
                  <w:bdr w:val="nil"/>
                </w:rPr>
                <m:t>u</m:t>
              </w:ins>
            </m:r>
          </m:sub>
        </m:sSub>
      </m:oMath>
      <w:ins w:id="118" w:author="yafei li" w:date="2026-05-11T23:52:00Z" w16du:dateUtc="2026-05-11T15:52:00Z">
        <w:r w:rsidRPr="00E750D6">
          <w:rPr>
            <w:rFonts w:ascii="楷体" w:eastAsia="楷体" w:hAnsi="楷体" w:cs="楷体"/>
            <w:color w:val="000000"/>
            <w:kern w:val="2"/>
            <w:sz w:val="28"/>
            <w:szCs w:val="28"/>
            <w:u w:color="000000"/>
            <w:bdr w:val="nil"/>
          </w:rPr>
          <w:t>为等效字节需求，</w:t>
        </w:r>
      </w:ins>
      <m:oMath>
        <m:sSub>
          <m:sSubPr>
            <m:ctrlPr>
              <w:ins w:id="119" w:author="yafei li" w:date="2026-05-11T23:52:00Z" w16du:dateUtc="2026-05-11T15:52:00Z">
                <w:rPr>
                  <w:rFonts w:ascii="Cambria Math" w:eastAsia="楷体" w:hAnsi="Cambria Math" w:cs="楷体"/>
                  <w:color w:val="000000"/>
                  <w:kern w:val="2"/>
                  <w:sz w:val="28"/>
                  <w:szCs w:val="28"/>
                  <w:u w:color="000000"/>
                  <w:bdr w:val="nil"/>
                </w:rPr>
              </w:ins>
            </m:ctrlPr>
          </m:sSubPr>
          <m:e>
            <m:r>
              <w:ins w:id="120" w:author="yafei li" w:date="2026-05-11T23:52:00Z" w16du:dateUtc="2026-05-11T15:52:00Z">
                <w:rPr>
                  <w:rFonts w:ascii="Cambria Math" w:eastAsia="楷体" w:hAnsi="Cambria Math" w:cs="楷体"/>
                  <w:color w:val="000000"/>
                  <w:kern w:val="2"/>
                  <w:sz w:val="28"/>
                  <w:szCs w:val="28"/>
                  <w:u w:color="000000"/>
                  <w:bdr w:val="nil"/>
                </w:rPr>
                <m:t>R</m:t>
              </w:ins>
            </m:r>
          </m:e>
          <m:sub>
            <m:r>
              <w:ins w:id="121" w:author="yafei li" w:date="2026-05-11T23:52:00Z" w16du:dateUtc="2026-05-11T15:52:00Z">
                <w:rPr>
                  <w:rFonts w:ascii="Cambria Math" w:eastAsia="楷体" w:hAnsi="Cambria Math" w:cs="楷体"/>
                  <w:color w:val="000000"/>
                  <w:kern w:val="2"/>
                  <w:sz w:val="28"/>
                  <w:szCs w:val="28"/>
                  <w:u w:color="000000"/>
                  <w:bdr w:val="nil"/>
                </w:rPr>
                <m:t>u</m:t>
              </w:ins>
            </m:r>
          </m:sub>
        </m:sSub>
      </m:oMath>
      <w:ins w:id="122" w:author="yafei li" w:date="2026-05-11T23:52:00Z" w16du:dateUtc="2026-05-11T15:52:00Z">
        <w:r w:rsidRPr="00E750D6">
          <w:rPr>
            <w:rFonts w:ascii="楷体" w:eastAsia="楷体" w:hAnsi="楷体" w:cs="楷体"/>
            <w:color w:val="000000"/>
            <w:kern w:val="2"/>
            <w:sz w:val="28"/>
            <w:szCs w:val="28"/>
            <w:u w:color="000000"/>
            <w:bdr w:val="nil"/>
          </w:rPr>
          <w:t>为等效轮次需求，</w:t>
        </w:r>
      </w:ins>
      <m:oMath>
        <m:r>
          <w:ins w:id="123" w:author="yafei li" w:date="2026-05-11T23:52:00Z" w16du:dateUtc="2026-05-11T15:52:00Z">
            <w:rPr>
              <w:rFonts w:ascii="Cambria Math" w:eastAsia="楷体" w:hAnsi="Cambria Math" w:cs="楷体"/>
              <w:color w:val="000000"/>
              <w:kern w:val="2"/>
              <w:sz w:val="28"/>
              <w:szCs w:val="28"/>
              <w:u w:color="000000"/>
              <w:bdr w:val="nil"/>
            </w:rPr>
            <m:t>B</m:t>
          </w:ins>
        </m:r>
        <m:sSub>
          <m:sSubPr>
            <m:ctrlPr>
              <w:ins w:id="124" w:author="yafei li" w:date="2026-05-11T23:52:00Z" w16du:dateUtc="2026-05-11T15:52:00Z">
                <w:rPr>
                  <w:rFonts w:ascii="Cambria Math" w:eastAsia="楷体" w:hAnsi="Cambria Math" w:cs="楷体"/>
                  <w:color w:val="000000"/>
                  <w:kern w:val="2"/>
                  <w:sz w:val="28"/>
                  <w:szCs w:val="28"/>
                  <w:u w:color="000000"/>
                  <w:bdr w:val="nil"/>
                </w:rPr>
              </w:ins>
            </m:ctrlPr>
          </m:sSubPr>
          <m:e>
            <m:r>
              <w:ins w:id="125" w:author="yafei li" w:date="2026-05-11T23:52:00Z" w16du:dateUtc="2026-05-11T15:52:00Z">
                <w:rPr>
                  <w:rFonts w:ascii="Cambria Math" w:eastAsia="楷体" w:hAnsi="Cambria Math" w:cs="楷体"/>
                  <w:color w:val="000000"/>
                  <w:kern w:val="2"/>
                  <w:sz w:val="28"/>
                  <w:szCs w:val="28"/>
                  <w:u w:color="000000"/>
                  <w:bdr w:val="nil"/>
                </w:rPr>
                <m:t>W</m:t>
              </w:ins>
            </m:r>
          </m:e>
          <m:sub>
            <m:r>
              <w:ins w:id="126" w:author="yafei li" w:date="2026-05-11T23:52:00Z" w16du:dateUtc="2026-05-11T15:52:00Z">
                <w:rPr>
                  <w:rFonts w:ascii="Cambria Math" w:eastAsia="楷体" w:hAnsi="Cambria Math" w:cs="楷体"/>
                  <w:color w:val="000000"/>
                  <w:kern w:val="2"/>
                  <w:sz w:val="28"/>
                  <w:szCs w:val="28"/>
                  <w:u w:color="000000"/>
                  <w:bdr w:val="nil"/>
                </w:rPr>
                <m:t>u</m:t>
              </w:ins>
            </m:r>
          </m:sub>
        </m:sSub>
        <m:r>
          <w:ins w:id="127" w:author="yafei li" w:date="2026-05-11T23:52:00Z" w16du:dateUtc="2026-05-11T15:52:00Z">
            <m:rPr>
              <m:sty m:val="p"/>
            </m:rPr>
            <w:rPr>
              <w:rFonts w:ascii="Cambria Math" w:eastAsia="楷体" w:hAnsi="Cambria Math" w:cs="楷体"/>
              <w:color w:val="000000"/>
              <w:kern w:val="2"/>
              <w:sz w:val="28"/>
              <w:szCs w:val="28"/>
              <w:u w:color="000000"/>
              <w:bdr w:val="nil"/>
            </w:rPr>
            <m:t>(</m:t>
          </w:ins>
        </m:r>
        <m:r>
          <w:ins w:id="128" w:author="yafei li" w:date="2026-05-11T23:52:00Z" w16du:dateUtc="2026-05-11T15:52:00Z">
            <w:rPr>
              <w:rFonts w:ascii="Cambria Math" w:eastAsia="楷体" w:hAnsi="Cambria Math" w:cs="楷体"/>
              <w:color w:val="000000"/>
              <w:kern w:val="2"/>
              <w:sz w:val="28"/>
              <w:szCs w:val="28"/>
              <w:u w:color="000000"/>
              <w:bdr w:val="nil"/>
            </w:rPr>
            <m:t>π</m:t>
          </w:ins>
        </m:r>
        <m:r>
          <w:ins w:id="129" w:author="yafei li" w:date="2026-05-11T23:52:00Z" w16du:dateUtc="2026-05-11T15:52:00Z">
            <m:rPr>
              <m:sty m:val="p"/>
            </m:rPr>
            <w:rPr>
              <w:rFonts w:ascii="Cambria Math" w:eastAsia="楷体" w:hAnsi="Cambria Math" w:cs="楷体"/>
              <w:color w:val="000000"/>
              <w:kern w:val="2"/>
              <w:sz w:val="28"/>
              <w:szCs w:val="28"/>
              <w:u w:color="000000"/>
              <w:bdr w:val="nil"/>
            </w:rPr>
            <m:t>)</m:t>
          </w:ins>
        </m:r>
      </m:oMath>
      <w:ins w:id="130" w:author="yafei li" w:date="2026-05-11T23:52:00Z" w16du:dateUtc="2026-05-11T15:52:00Z">
        <w:r w:rsidRPr="00E750D6">
          <w:rPr>
            <w:rFonts w:ascii="楷体" w:eastAsia="楷体" w:hAnsi="楷体" w:cs="楷体"/>
            <w:color w:val="000000"/>
            <w:kern w:val="2"/>
            <w:sz w:val="28"/>
            <w:szCs w:val="28"/>
            <w:u w:color="000000"/>
            <w:bdr w:val="nil"/>
          </w:rPr>
          <w:t>为拓扑方案</w:t>
        </w:r>
      </w:ins>
      <m:oMath>
        <m:r>
          <w:ins w:id="131" w:author="yafei li" w:date="2026-05-11T23:52:00Z" w16du:dateUtc="2026-05-11T15:52:00Z">
            <w:rPr>
              <w:rFonts w:ascii="Cambria Math" w:eastAsia="楷体" w:hAnsi="Cambria Math" w:cs="楷体"/>
              <w:color w:val="000000"/>
              <w:kern w:val="2"/>
              <w:sz w:val="28"/>
              <w:szCs w:val="28"/>
              <w:u w:color="000000"/>
              <w:bdr w:val="nil"/>
            </w:rPr>
            <m:t>π</m:t>
          </w:ins>
        </m:r>
      </m:oMath>
      <w:ins w:id="132" w:author="yafei li" w:date="2026-05-11T23:52:00Z" w16du:dateUtc="2026-05-11T15:52:00Z">
        <w:r w:rsidRPr="00E750D6">
          <w:rPr>
            <w:rFonts w:ascii="楷体" w:eastAsia="楷体" w:hAnsi="楷体" w:cs="楷体"/>
            <w:color w:val="000000"/>
            <w:kern w:val="2"/>
            <w:sz w:val="28"/>
            <w:szCs w:val="28"/>
            <w:u w:color="000000"/>
            <w:bdr w:val="nil"/>
          </w:rPr>
          <w:t>下消息桶的有效带宽，</w:t>
        </w:r>
      </w:ins>
      <m:oMath>
        <m:r>
          <w:ins w:id="133" w:author="yafei li" w:date="2026-05-11T23:52:00Z" w16du:dateUtc="2026-05-11T15:52:00Z">
            <w:rPr>
              <w:rFonts w:ascii="Cambria Math" w:eastAsia="楷体" w:hAnsi="Cambria Math" w:cs="楷体"/>
              <w:color w:val="000000"/>
              <w:kern w:val="2"/>
              <w:sz w:val="28"/>
              <w:szCs w:val="28"/>
              <w:u w:color="000000"/>
              <w:bdr w:val="nil"/>
            </w:rPr>
            <m:t>RT</m:t>
          </w:ins>
        </m:r>
        <m:sSub>
          <m:sSubPr>
            <m:ctrlPr>
              <w:ins w:id="134" w:author="yafei li" w:date="2026-05-11T23:52:00Z" w16du:dateUtc="2026-05-11T15:52:00Z">
                <w:rPr>
                  <w:rFonts w:ascii="Cambria Math" w:eastAsia="楷体" w:hAnsi="Cambria Math" w:cs="楷体"/>
                  <w:color w:val="000000"/>
                  <w:kern w:val="2"/>
                  <w:sz w:val="28"/>
                  <w:szCs w:val="28"/>
                  <w:u w:color="000000"/>
                  <w:bdr w:val="nil"/>
                </w:rPr>
              </w:ins>
            </m:ctrlPr>
          </m:sSubPr>
          <m:e>
            <m:r>
              <w:ins w:id="135" w:author="yafei li" w:date="2026-05-11T23:52:00Z" w16du:dateUtc="2026-05-11T15:52:00Z">
                <w:rPr>
                  <w:rFonts w:ascii="Cambria Math" w:eastAsia="楷体" w:hAnsi="Cambria Math" w:cs="楷体"/>
                  <w:color w:val="000000"/>
                  <w:kern w:val="2"/>
                  <w:sz w:val="28"/>
                  <w:szCs w:val="28"/>
                  <w:u w:color="000000"/>
                  <w:bdr w:val="nil"/>
                </w:rPr>
                <m:t>T</m:t>
              </w:ins>
            </m:r>
          </m:e>
          <m:sub>
            <m:r>
              <w:ins w:id="136" w:author="yafei li" w:date="2026-05-11T23:52:00Z" w16du:dateUtc="2026-05-11T15:52:00Z">
                <w:rPr>
                  <w:rFonts w:ascii="Cambria Math" w:eastAsia="楷体" w:hAnsi="Cambria Math" w:cs="楷体"/>
                  <w:color w:val="000000"/>
                  <w:kern w:val="2"/>
                  <w:sz w:val="28"/>
                  <w:szCs w:val="28"/>
                  <w:u w:color="000000"/>
                  <w:bdr w:val="nil"/>
                </w:rPr>
                <m:t>u</m:t>
              </w:ins>
            </m:r>
          </m:sub>
        </m:sSub>
        <m:r>
          <w:ins w:id="137" w:author="yafei li" w:date="2026-05-11T23:52:00Z" w16du:dateUtc="2026-05-11T15:52:00Z">
            <m:rPr>
              <m:sty m:val="p"/>
            </m:rPr>
            <w:rPr>
              <w:rFonts w:ascii="Cambria Math" w:eastAsia="楷体" w:hAnsi="Cambria Math" w:cs="楷体"/>
              <w:color w:val="000000"/>
              <w:kern w:val="2"/>
              <w:sz w:val="28"/>
              <w:szCs w:val="28"/>
              <w:u w:color="000000"/>
              <w:bdr w:val="nil"/>
            </w:rPr>
            <m:t>(</m:t>
          </w:ins>
        </m:r>
        <m:r>
          <w:ins w:id="138" w:author="yafei li" w:date="2026-05-11T23:52:00Z" w16du:dateUtc="2026-05-11T15:52:00Z">
            <w:rPr>
              <w:rFonts w:ascii="Cambria Math" w:eastAsia="楷体" w:hAnsi="Cambria Math" w:cs="楷体"/>
              <w:color w:val="000000"/>
              <w:kern w:val="2"/>
              <w:sz w:val="28"/>
              <w:szCs w:val="28"/>
              <w:u w:color="000000"/>
              <w:bdr w:val="nil"/>
            </w:rPr>
            <m:t>π</m:t>
          </w:ins>
        </m:r>
        <m:r>
          <w:ins w:id="139" w:author="yafei li" w:date="2026-05-11T23:52:00Z" w16du:dateUtc="2026-05-11T15:52:00Z">
            <m:rPr>
              <m:sty m:val="p"/>
            </m:rPr>
            <w:rPr>
              <w:rFonts w:ascii="Cambria Math" w:eastAsia="楷体" w:hAnsi="Cambria Math" w:cs="楷体"/>
              <w:color w:val="000000"/>
              <w:kern w:val="2"/>
              <w:sz w:val="28"/>
              <w:szCs w:val="28"/>
              <w:u w:color="000000"/>
              <w:bdr w:val="nil"/>
            </w:rPr>
            <m:t>)</m:t>
          </w:ins>
        </m:r>
      </m:oMath>
      <w:ins w:id="140" w:author="yafei li" w:date="2026-05-11T23:52:00Z" w16du:dateUtc="2026-05-11T15:52:00Z">
        <w:r w:rsidRPr="00E750D6">
          <w:rPr>
            <w:rFonts w:ascii="楷体" w:eastAsia="楷体" w:hAnsi="楷体" w:cs="楷体"/>
            <w:color w:val="000000"/>
            <w:kern w:val="2"/>
            <w:sz w:val="28"/>
            <w:szCs w:val="28"/>
            <w:u w:color="000000"/>
            <w:bdr w:val="nil"/>
          </w:rPr>
          <w:t>为相应消息桶的网络延迟。</w:t>
        </w:r>
      </w:ins>
    </w:p>
    <w:p w14:paraId="2DB292D2" w14:textId="4BB1268E" w:rsidR="009B1CA8" w:rsidRPr="009B1CA8" w:rsidRDefault="00103775" w:rsidP="009B1CA8">
      <w:pPr>
        <w:widowControl w:val="0"/>
        <w:pBdr>
          <w:top w:val="nil"/>
          <w:left w:val="nil"/>
          <w:bottom w:val="nil"/>
          <w:right w:val="nil"/>
          <w:between w:val="nil"/>
          <w:bar w:val="nil"/>
        </w:pBdr>
        <w:spacing w:line="360" w:lineRule="auto"/>
        <w:jc w:val="both"/>
        <w:rPr>
          <w:ins w:id="141" w:author="yafei li" w:date="2026-05-11T23:28:00Z" w16du:dateUtc="2026-05-11T15:28:00Z"/>
          <w:rFonts w:ascii="楷体" w:eastAsia="楷体" w:hAnsi="楷体" w:cs="楷体"/>
          <w:color w:val="000000"/>
          <w:kern w:val="2"/>
          <w:sz w:val="28"/>
          <w:szCs w:val="28"/>
          <w:u w:color="000000"/>
          <w:bdr w:val="nil"/>
          <w:rPrChange w:id="142" w:author="yafei li" w:date="2026-05-11T23:28:00Z" w16du:dateUtc="2026-05-11T15:28:00Z">
            <w:rPr>
              <w:ins w:id="143" w:author="yafei li" w:date="2026-05-11T23:28:00Z" w16du:dateUtc="2026-05-11T15:28:00Z"/>
            </w:rPr>
          </w:rPrChange>
        </w:rPr>
        <w:pPrChange w:id="144" w:author="yafei li" w:date="2026-05-11T23:28:00Z" w16du:dateUtc="2026-05-11T15:28:00Z">
          <w:pPr>
            <w:pStyle w:val="a6"/>
          </w:pPr>
        </w:pPrChange>
      </w:pPr>
      <w:ins w:id="145" w:author="yafei li" w:date="2026-05-11T23:52:00Z" w16du:dateUtc="2026-05-11T15:52:00Z">
        <w:r>
          <w:rPr>
            <w:rFonts w:ascii="楷体" w:eastAsia="楷体" w:hAnsi="楷体" w:cs="楷体" w:hint="eastAsia"/>
            <w:color w:val="000000"/>
            <w:kern w:val="2"/>
            <w:sz w:val="28"/>
            <w:szCs w:val="28"/>
            <w:u w:color="000000"/>
            <w:bdr w:val="nil"/>
          </w:rPr>
          <w:t>5</w:t>
        </w:r>
      </w:ins>
      <w:ins w:id="146" w:author="yafei li" w:date="2026-05-11T23:28:00Z" w16du:dateUtc="2026-05-11T15:28:00Z">
        <w:r w:rsidR="009B1CA8" w:rsidRPr="009B1CA8">
          <w:rPr>
            <w:rFonts w:ascii="楷体" w:eastAsia="楷体" w:hAnsi="楷体" w:cs="楷体" w:hint="eastAsia"/>
            <w:color w:val="000000"/>
            <w:kern w:val="2"/>
            <w:sz w:val="28"/>
            <w:szCs w:val="28"/>
            <w:u w:color="000000"/>
            <w:bdr w:val="nil"/>
            <w:rPrChange w:id="147" w:author="yafei li" w:date="2026-05-11T23:28:00Z" w16du:dateUtc="2026-05-11T15:28:00Z">
              <w:rPr>
                <w:rFonts w:hint="eastAsia"/>
              </w:rPr>
            </w:rPrChange>
          </w:rPr>
          <w:t>.</w:t>
        </w:r>
        <w:r w:rsidR="009B1CA8" w:rsidRPr="009B1CA8">
          <w:rPr>
            <w:rFonts w:ascii="楷体" w:eastAsia="楷体" w:hAnsi="楷体" w:cs="楷体"/>
            <w:color w:val="000000"/>
            <w:kern w:val="2"/>
            <w:sz w:val="28"/>
            <w:szCs w:val="28"/>
            <w:u w:color="000000"/>
            <w:bdr w:val="nil"/>
            <w:rPrChange w:id="148" w:author="yafei li" w:date="2026-05-11T23:28:00Z" w16du:dateUtc="2026-05-11T15:28:00Z">
              <w:rPr/>
            </w:rPrChange>
          </w:rPr>
          <w:t>如权利要求1至3任一所述的</w:t>
        </w:r>
      </w:ins>
      <w:ins w:id="149" w:author="yafei li" w:date="2026-05-11T23:47:00Z" w16du:dateUtc="2026-05-11T15:47:00Z">
        <w:r>
          <w:rPr>
            <w:rFonts w:ascii="楷体" w:eastAsia="楷体" w:hAnsi="楷体" w:cs="楷体" w:hint="eastAsia"/>
            <w:color w:val="000000"/>
            <w:kern w:val="2"/>
            <w:sz w:val="28"/>
            <w:szCs w:val="28"/>
            <w:u w:color="000000"/>
            <w:bdr w:val="nil"/>
          </w:rPr>
          <w:t>一种</w:t>
        </w:r>
      </w:ins>
      <w:ins w:id="150" w:author="yafei li" w:date="2026-05-11T23:28:00Z" w16du:dateUtc="2026-05-11T15:28:00Z">
        <w:r w:rsidR="009B1CA8" w:rsidRPr="009B1CA8">
          <w:rPr>
            <w:rFonts w:ascii="楷体" w:eastAsia="楷体" w:hAnsi="楷体" w:cs="楷体"/>
            <w:color w:val="000000"/>
            <w:kern w:val="2"/>
            <w:sz w:val="28"/>
            <w:szCs w:val="28"/>
            <w:u w:color="000000"/>
            <w:bdr w:val="nil"/>
            <w:rPrChange w:id="151" w:author="yafei li" w:date="2026-05-11T23:28:00Z" w16du:dateUtc="2026-05-11T15:28:00Z">
              <w:rPr/>
            </w:rPrChange>
          </w:rPr>
          <w:t>边缘容器集群中分布式推理任务细粒度资源调度</w:t>
        </w:r>
      </w:ins>
      <w:ins w:id="152" w:author="yafei li" w:date="2026-05-11T23:49:00Z" w16du:dateUtc="2026-05-11T15:49:00Z">
        <w:r>
          <w:rPr>
            <w:rFonts w:ascii="楷体" w:eastAsia="楷体" w:hAnsi="楷体" w:cs="楷体" w:hint="eastAsia"/>
            <w:color w:val="000000"/>
            <w:kern w:val="2"/>
            <w:sz w:val="28"/>
            <w:szCs w:val="28"/>
            <w:u w:color="000000"/>
            <w:bdr w:val="nil"/>
          </w:rPr>
          <w:t>的</w:t>
        </w:r>
      </w:ins>
      <w:ins w:id="153" w:author="yafei li" w:date="2026-05-11T23:28:00Z" w16du:dateUtc="2026-05-11T15:28:00Z">
        <w:r w:rsidR="009B1CA8" w:rsidRPr="009B1CA8">
          <w:rPr>
            <w:rFonts w:ascii="楷体" w:eastAsia="楷体" w:hAnsi="楷体" w:cs="楷体"/>
            <w:color w:val="000000"/>
            <w:kern w:val="2"/>
            <w:sz w:val="28"/>
            <w:szCs w:val="28"/>
            <w:u w:color="000000"/>
            <w:bdr w:val="nil"/>
            <w:rPrChange w:id="154" w:author="yafei li" w:date="2026-05-11T23:28:00Z" w16du:dateUtc="2026-05-11T15:28:00Z">
              <w:rPr/>
            </w:rPrChange>
          </w:rPr>
          <w:t>方法，其特征在于，步骤S3中，节点级资源调度策略具体包括：</w:t>
        </w:r>
      </w:ins>
    </w:p>
    <w:p w14:paraId="36B741E7" w14:textId="2B198CDA" w:rsidR="009B1CA8" w:rsidRPr="009B1CA8" w:rsidRDefault="009B1CA8" w:rsidP="009B1CA8">
      <w:pPr>
        <w:widowControl w:val="0"/>
        <w:pBdr>
          <w:top w:val="nil"/>
          <w:left w:val="nil"/>
          <w:bottom w:val="nil"/>
          <w:right w:val="nil"/>
          <w:between w:val="nil"/>
          <w:bar w:val="nil"/>
        </w:pBdr>
        <w:spacing w:line="360" w:lineRule="auto"/>
        <w:ind w:firstLine="420"/>
        <w:jc w:val="both"/>
        <w:rPr>
          <w:ins w:id="155" w:author="yafei li" w:date="2026-05-11T23:28:00Z" w16du:dateUtc="2026-05-11T15:28:00Z"/>
          <w:rFonts w:ascii="楷体" w:eastAsia="楷体" w:hAnsi="楷体" w:cs="楷体"/>
          <w:color w:val="000000"/>
          <w:kern w:val="2"/>
          <w:sz w:val="28"/>
          <w:szCs w:val="28"/>
          <w:u w:color="000000"/>
          <w:bdr w:val="nil"/>
          <w:rPrChange w:id="156" w:author="yafei li" w:date="2026-05-11T23:28:00Z" w16du:dateUtc="2026-05-11T15:28:00Z">
            <w:rPr>
              <w:ins w:id="157" w:author="yafei li" w:date="2026-05-11T23:28:00Z" w16du:dateUtc="2026-05-11T15:28:00Z"/>
            </w:rPr>
          </w:rPrChange>
        </w:rPr>
        <w:pPrChange w:id="158" w:author="yafei li" w:date="2026-05-11T23:29:00Z" w16du:dateUtc="2026-05-11T15:29:00Z">
          <w:pPr>
            <w:numPr>
              <w:numId w:val="5"/>
            </w:numPr>
            <w:tabs>
              <w:tab w:val="num" w:pos="720"/>
            </w:tabs>
            <w:spacing w:before="100" w:beforeAutospacing="1" w:after="100" w:afterAutospacing="1"/>
            <w:ind w:left="720" w:hanging="360"/>
          </w:pPr>
        </w:pPrChange>
      </w:pPr>
      <w:ins w:id="159" w:author="yafei li" w:date="2026-05-11T23:29:00Z" w16du:dateUtc="2026-05-11T15:29:00Z">
        <w:r>
          <w:rPr>
            <w:rFonts w:ascii="楷体" w:eastAsia="楷体" w:hAnsi="楷体" w:cs="楷体"/>
            <w:sz w:val="28"/>
            <w:szCs w:val="28"/>
          </w:rPr>
          <w:t>S</w:t>
        </w:r>
        <w:r>
          <w:rPr>
            <w:rFonts w:ascii="楷体" w:eastAsia="楷体" w:hAnsi="楷体" w:cs="楷体" w:hint="eastAsia"/>
            <w:sz w:val="28"/>
            <w:szCs w:val="28"/>
          </w:rPr>
          <w:t>3</w:t>
        </w:r>
        <w:r>
          <w:rPr>
            <w:rFonts w:ascii="楷体" w:eastAsia="楷体" w:hAnsi="楷体" w:cs="楷体"/>
            <w:sz w:val="28"/>
            <w:szCs w:val="28"/>
          </w:rPr>
          <w:t>1:</w:t>
        </w:r>
      </w:ins>
      <w:ins w:id="160" w:author="yafei li" w:date="2026-05-11T23:28:00Z" w16du:dateUtc="2026-05-11T15:28:00Z">
        <w:r w:rsidRPr="009B1CA8">
          <w:rPr>
            <w:rFonts w:ascii="楷体" w:eastAsia="楷体" w:hAnsi="楷体" w:cs="楷体"/>
            <w:color w:val="000000"/>
            <w:kern w:val="2"/>
            <w:sz w:val="28"/>
            <w:szCs w:val="28"/>
            <w:u w:color="000000"/>
            <w:bdr w:val="nil"/>
            <w:rPrChange w:id="161" w:author="yafei li" w:date="2026-05-11T23:28:00Z" w16du:dateUtc="2026-05-11T15:28:00Z">
              <w:rPr/>
            </w:rPrChange>
          </w:rPr>
          <w:t xml:space="preserve">对每个GPU节点上的多任务共驻环境，建立节点级任务执行时延预测模型，以评估不同计算单元、显存和SM资源分配比例下的任务执行时延； </w:t>
        </w:r>
      </w:ins>
    </w:p>
    <w:p w14:paraId="2F681CED" w14:textId="2AA9F400" w:rsidR="009B1CA8" w:rsidRPr="009B1CA8" w:rsidRDefault="009B1CA8" w:rsidP="009B1CA8">
      <w:pPr>
        <w:widowControl w:val="0"/>
        <w:pBdr>
          <w:top w:val="nil"/>
          <w:left w:val="nil"/>
          <w:bottom w:val="nil"/>
          <w:right w:val="nil"/>
          <w:between w:val="nil"/>
          <w:bar w:val="nil"/>
        </w:pBdr>
        <w:spacing w:line="360" w:lineRule="auto"/>
        <w:ind w:firstLine="420"/>
        <w:jc w:val="both"/>
        <w:rPr>
          <w:ins w:id="162" w:author="yafei li" w:date="2026-05-11T23:28:00Z" w16du:dateUtc="2026-05-11T15:28:00Z"/>
          <w:rFonts w:ascii="楷体" w:eastAsia="楷体" w:hAnsi="楷体" w:cs="楷体"/>
          <w:color w:val="000000"/>
          <w:kern w:val="2"/>
          <w:sz w:val="28"/>
          <w:szCs w:val="28"/>
          <w:u w:color="000000"/>
          <w:bdr w:val="nil"/>
          <w:rPrChange w:id="163" w:author="yafei li" w:date="2026-05-11T23:28:00Z" w16du:dateUtc="2026-05-11T15:28:00Z">
            <w:rPr>
              <w:ins w:id="164" w:author="yafei li" w:date="2026-05-11T23:28:00Z" w16du:dateUtc="2026-05-11T15:28:00Z"/>
            </w:rPr>
          </w:rPrChange>
        </w:rPr>
        <w:pPrChange w:id="165" w:author="yafei li" w:date="2026-05-11T23:29:00Z" w16du:dateUtc="2026-05-11T15:29:00Z">
          <w:pPr>
            <w:numPr>
              <w:numId w:val="5"/>
            </w:numPr>
            <w:tabs>
              <w:tab w:val="num" w:pos="720"/>
            </w:tabs>
            <w:spacing w:before="100" w:beforeAutospacing="1" w:after="100" w:afterAutospacing="1"/>
            <w:ind w:left="720" w:hanging="360"/>
          </w:pPr>
        </w:pPrChange>
      </w:pPr>
      <w:ins w:id="166" w:author="yafei li" w:date="2026-05-11T23:29:00Z" w16du:dateUtc="2026-05-11T15:29:00Z">
        <w:r>
          <w:rPr>
            <w:rFonts w:ascii="楷体" w:eastAsia="楷体" w:hAnsi="楷体" w:cs="楷体"/>
            <w:sz w:val="28"/>
            <w:szCs w:val="28"/>
          </w:rPr>
          <w:t>S</w:t>
        </w:r>
        <w:r>
          <w:rPr>
            <w:rFonts w:ascii="楷体" w:eastAsia="楷体" w:hAnsi="楷体" w:cs="楷体" w:hint="eastAsia"/>
            <w:sz w:val="28"/>
            <w:szCs w:val="28"/>
          </w:rPr>
          <w:t>32</w:t>
        </w:r>
        <w:r>
          <w:rPr>
            <w:rFonts w:ascii="楷体" w:eastAsia="楷体" w:hAnsi="楷体" w:cs="楷体"/>
            <w:sz w:val="28"/>
            <w:szCs w:val="28"/>
          </w:rPr>
          <w:t>:</w:t>
        </w:r>
      </w:ins>
      <w:ins w:id="167" w:author="yafei li" w:date="2026-05-11T23:28:00Z" w16du:dateUtc="2026-05-11T15:28:00Z">
        <w:r w:rsidRPr="009B1CA8">
          <w:rPr>
            <w:rFonts w:ascii="楷体" w:eastAsia="楷体" w:hAnsi="楷体" w:cs="楷体"/>
            <w:color w:val="000000"/>
            <w:kern w:val="2"/>
            <w:sz w:val="28"/>
            <w:szCs w:val="28"/>
            <w:u w:color="000000"/>
            <w:bdr w:val="nil"/>
            <w:rPrChange w:id="168" w:author="yafei li" w:date="2026-05-11T23:28:00Z" w16du:dateUtc="2026-05-11T15:28:00Z">
              <w:rPr/>
            </w:rPrChange>
          </w:rPr>
          <w:t xml:space="preserve">调度算法根据节点实际负载、任务特征及预测结果，动态调整资源分配比例，实现节点内资源利用率优化和任务执行延迟降低的协同目标； </w:t>
        </w:r>
      </w:ins>
    </w:p>
    <w:p w14:paraId="482A7A0D" w14:textId="2DF252EB" w:rsidR="009B1CA8" w:rsidRDefault="009B1CA8" w:rsidP="009B1CA8">
      <w:pPr>
        <w:widowControl w:val="0"/>
        <w:pBdr>
          <w:top w:val="nil"/>
          <w:left w:val="nil"/>
          <w:bottom w:val="nil"/>
          <w:right w:val="nil"/>
          <w:between w:val="nil"/>
          <w:bar w:val="nil"/>
        </w:pBdr>
        <w:spacing w:line="360" w:lineRule="auto"/>
        <w:ind w:firstLine="420"/>
        <w:jc w:val="both"/>
        <w:rPr>
          <w:ins w:id="169" w:author="yafei li" w:date="2026-05-11T23:52:00Z" w16du:dateUtc="2026-05-11T15:52:00Z"/>
          <w:rFonts w:ascii="楷体" w:eastAsia="楷体" w:hAnsi="楷体" w:cs="楷体"/>
          <w:color w:val="000000"/>
          <w:kern w:val="2"/>
          <w:sz w:val="28"/>
          <w:szCs w:val="28"/>
          <w:u w:color="000000"/>
          <w:bdr w:val="nil"/>
        </w:rPr>
      </w:pPr>
      <w:ins w:id="170" w:author="yafei li" w:date="2026-05-11T23:29:00Z" w16du:dateUtc="2026-05-11T15:29:00Z">
        <w:r>
          <w:rPr>
            <w:rFonts w:ascii="楷体" w:eastAsia="楷体" w:hAnsi="楷体" w:cs="楷体"/>
            <w:sz w:val="28"/>
            <w:szCs w:val="28"/>
          </w:rPr>
          <w:t>S</w:t>
        </w:r>
        <w:r>
          <w:rPr>
            <w:rFonts w:ascii="楷体" w:eastAsia="楷体" w:hAnsi="楷体" w:cs="楷体" w:hint="eastAsia"/>
            <w:sz w:val="28"/>
            <w:szCs w:val="28"/>
          </w:rPr>
          <w:t>33</w:t>
        </w:r>
        <w:r>
          <w:rPr>
            <w:rFonts w:ascii="楷体" w:eastAsia="楷体" w:hAnsi="楷体" w:cs="楷体"/>
            <w:sz w:val="28"/>
            <w:szCs w:val="28"/>
          </w:rPr>
          <w:t>:</w:t>
        </w:r>
      </w:ins>
      <w:ins w:id="171" w:author="yafei li" w:date="2026-05-11T23:28:00Z" w16du:dateUtc="2026-05-11T15:28:00Z">
        <w:r w:rsidRPr="009B1CA8">
          <w:rPr>
            <w:rFonts w:ascii="楷体" w:eastAsia="楷体" w:hAnsi="楷体" w:cs="楷体"/>
            <w:color w:val="000000"/>
            <w:kern w:val="2"/>
            <w:sz w:val="28"/>
            <w:szCs w:val="28"/>
            <w:u w:color="000000"/>
            <w:bdr w:val="nil"/>
            <w:rPrChange w:id="172" w:author="yafei li" w:date="2026-05-11T23:28:00Z" w16du:dateUtc="2026-05-11T15:28:00Z">
              <w:rPr/>
            </w:rPrChange>
          </w:rPr>
          <w:t>通过持续迭代与反馈更新，将实际任务执行情况与预测结果进行对比，用于调整集群级任务放置和节点级资源分配策略，形成闭环优化机制。</w:t>
        </w:r>
      </w:ins>
    </w:p>
    <w:p w14:paraId="3C3093F7" w14:textId="07A4BB3F" w:rsidR="00103775" w:rsidRPr="00103775" w:rsidRDefault="00103775" w:rsidP="00103775">
      <w:pPr>
        <w:widowControl w:val="0"/>
        <w:pBdr>
          <w:top w:val="nil"/>
          <w:left w:val="nil"/>
          <w:bottom w:val="nil"/>
          <w:right w:val="nil"/>
          <w:between w:val="nil"/>
          <w:bar w:val="nil"/>
        </w:pBdr>
        <w:spacing w:line="360" w:lineRule="auto"/>
        <w:jc w:val="both"/>
        <w:rPr>
          <w:ins w:id="173" w:author="yafei li" w:date="2026-05-11T23:56:00Z" w16du:dateUtc="2026-05-11T15:56:00Z"/>
          <w:rFonts w:ascii="楷体" w:eastAsia="楷体" w:hAnsi="楷体" w:cs="楷体"/>
          <w:color w:val="000000"/>
          <w:kern w:val="2"/>
          <w:sz w:val="28"/>
          <w:szCs w:val="28"/>
          <w:u w:color="000000"/>
          <w:bdr w:val="nil"/>
          <w:rPrChange w:id="174" w:author="yafei li" w:date="2026-05-11T23:56:00Z" w16du:dateUtc="2026-05-11T15:56:00Z">
            <w:rPr>
              <w:ins w:id="175" w:author="yafei li" w:date="2026-05-11T23:56:00Z" w16du:dateUtc="2026-05-11T15:56:00Z"/>
            </w:rPr>
          </w:rPrChange>
        </w:rPr>
        <w:pPrChange w:id="176" w:author="yafei li" w:date="2026-05-11T23:56:00Z" w16du:dateUtc="2026-05-11T15:56:00Z">
          <w:pPr>
            <w:pStyle w:val="a6"/>
          </w:pPr>
        </w:pPrChange>
      </w:pPr>
      <w:ins w:id="177" w:author="yafei li" w:date="2026-05-11T23:54:00Z" w16du:dateUtc="2026-05-11T15:54:00Z">
        <w:r>
          <w:rPr>
            <w:rFonts w:ascii="楷体" w:eastAsia="楷体" w:hAnsi="楷体" w:cs="楷体" w:hint="eastAsia"/>
            <w:color w:val="000000"/>
            <w:kern w:val="2"/>
            <w:sz w:val="28"/>
            <w:szCs w:val="28"/>
            <w:u w:color="000000"/>
            <w:bdr w:val="nil"/>
          </w:rPr>
          <w:t>6.</w:t>
        </w:r>
      </w:ins>
      <w:ins w:id="178" w:author="yafei li" w:date="2026-05-11T23:56:00Z" w16du:dateUtc="2026-05-11T15:56:00Z">
        <w:r w:rsidRPr="00103775">
          <w:rPr>
            <w:rFonts w:ascii="楷体" w:eastAsia="楷体" w:hAnsi="楷体" w:cs="楷体"/>
            <w:color w:val="000000"/>
            <w:kern w:val="2"/>
            <w:sz w:val="28"/>
            <w:szCs w:val="28"/>
            <w:u w:color="000000"/>
            <w:bdr w:val="nil"/>
            <w:rPrChange w:id="179" w:author="yafei li" w:date="2026-05-11T23:56:00Z" w16du:dateUtc="2026-05-11T15:56:00Z">
              <w:rPr/>
            </w:rPrChange>
          </w:rPr>
          <w:t>如权利要求</w:t>
        </w:r>
        <w:r>
          <w:rPr>
            <w:rFonts w:ascii="楷体" w:eastAsia="楷体" w:hAnsi="楷体" w:cs="楷体" w:hint="eastAsia"/>
            <w:color w:val="000000"/>
            <w:kern w:val="2"/>
            <w:sz w:val="28"/>
            <w:szCs w:val="28"/>
            <w:u w:color="000000"/>
            <w:bdr w:val="nil"/>
          </w:rPr>
          <w:t>5</w:t>
        </w:r>
        <w:r w:rsidRPr="00103775">
          <w:rPr>
            <w:rFonts w:ascii="楷体" w:eastAsia="楷体" w:hAnsi="楷体" w:cs="楷体"/>
            <w:color w:val="000000"/>
            <w:kern w:val="2"/>
            <w:sz w:val="28"/>
            <w:szCs w:val="28"/>
            <w:u w:color="000000"/>
            <w:bdr w:val="nil"/>
            <w:rPrChange w:id="180" w:author="yafei li" w:date="2026-05-11T23:56:00Z" w16du:dateUtc="2026-05-11T15:56:00Z">
              <w:rPr/>
            </w:rPrChange>
          </w:rPr>
          <w:t>所述的方法，其特征在于，</w:t>
        </w:r>
        <w:r w:rsidRPr="00E750D6">
          <w:rPr>
            <w:rFonts w:ascii="楷体" w:eastAsia="楷体" w:hAnsi="楷体" w:cs="楷体"/>
            <w:color w:val="000000"/>
            <w:kern w:val="2"/>
            <w:sz w:val="28"/>
            <w:szCs w:val="28"/>
            <w:u w:color="000000"/>
            <w:bdr w:val="nil"/>
          </w:rPr>
          <w:t>步骤S3中，</w:t>
        </w:r>
        <w:r w:rsidRPr="00103775">
          <w:rPr>
            <w:rFonts w:ascii="楷体" w:eastAsia="楷体" w:hAnsi="楷体" w:cs="楷体"/>
            <w:color w:val="000000"/>
            <w:kern w:val="2"/>
            <w:sz w:val="28"/>
            <w:szCs w:val="28"/>
            <w:u w:color="000000"/>
            <w:bdr w:val="nil"/>
            <w:rPrChange w:id="181" w:author="yafei li" w:date="2026-05-11T23:56:00Z" w16du:dateUtc="2026-05-11T15:56:00Z">
              <w:rPr/>
            </w:rPrChange>
          </w:rPr>
          <w:t>节点级任务执行时延预测模型的输入包含：任务类型特征</w:t>
        </w:r>
      </w:ins>
      <m:oMath>
        <m:sSub>
          <m:sSubPr>
            <m:ctrlPr>
              <w:ins w:id="182" w:author="yafei li" w:date="2026-05-11T23:56:00Z" w16du:dateUtc="2026-05-11T15:56:00Z">
                <w:rPr>
                  <w:rFonts w:ascii="Cambria Math" w:eastAsia="楷体" w:hAnsi="Cambria Math" w:cs="楷体"/>
                  <w:color w:val="000000"/>
                  <w:kern w:val="2"/>
                  <w:sz w:val="28"/>
                  <w:szCs w:val="28"/>
                  <w:u w:color="000000"/>
                  <w:bdr w:val="nil"/>
                  <w:rPrChange w:id="183" w:author="yafei li" w:date="2026-05-11T23:56:00Z" w16du:dateUtc="2026-05-11T15:56:00Z">
                    <w:rPr>
                      <w:rFonts w:ascii="Cambria Math" w:hAnsi="Cambria Math"/>
                    </w:rPr>
                  </w:rPrChange>
                </w:rPr>
              </w:ins>
            </m:ctrlPr>
          </m:sSubPr>
          <m:e>
            <m:r>
              <w:ins w:id="184" w:author="yafei li" w:date="2026-05-11T23:56:00Z" w16du:dateUtc="2026-05-11T15:56:00Z">
                <w:rPr>
                  <w:rFonts w:ascii="Cambria Math" w:eastAsia="楷体" w:hAnsi="Cambria Math" w:cs="楷体"/>
                  <w:color w:val="000000"/>
                  <w:kern w:val="2"/>
                  <w:sz w:val="28"/>
                  <w:szCs w:val="28"/>
                  <w:u w:color="000000"/>
                  <w:bdr w:val="nil"/>
                  <w:rPrChange w:id="185" w:author="yafei li" w:date="2026-05-11T23:56:00Z" w16du:dateUtc="2026-05-11T15:56:00Z">
                    <w:rPr>
                      <w:rFonts w:ascii="Cambria Math" w:hAnsi="Cambria Math"/>
                    </w:rPr>
                  </w:rPrChange>
                </w:rPr>
                <m:t>F</m:t>
              </w:ins>
            </m:r>
          </m:e>
          <m:sub>
            <m:r>
              <w:ins w:id="186" w:author="yafei li" w:date="2026-05-11T23:56:00Z" w16du:dateUtc="2026-05-11T15:56:00Z">
                <m:rPr>
                  <m:nor/>
                </m:rPr>
                <w:rPr>
                  <w:rFonts w:ascii="Cambria Math" w:eastAsia="楷体" w:hAnsi="Cambria Math" w:cs="楷体"/>
                  <w:color w:val="000000"/>
                  <w:kern w:val="2"/>
                  <w:sz w:val="28"/>
                  <w:szCs w:val="28"/>
                  <w:u w:color="000000"/>
                  <w:bdr w:val="nil"/>
                  <w:rPrChange w:id="187" w:author="yafei li" w:date="2026-05-11T23:57:00Z" w16du:dateUtc="2026-05-11T15:57:00Z">
                    <w:rPr/>
                  </w:rPrChange>
                </w:rPr>
                <m:t>type</m:t>
              </w:ins>
            </m:r>
          </m:sub>
        </m:sSub>
      </m:oMath>
      <w:ins w:id="188" w:author="yafei li" w:date="2026-05-11T23:56:00Z" w16du:dateUtc="2026-05-11T15:56:00Z">
        <w:r w:rsidRPr="00103775">
          <w:rPr>
            <w:rFonts w:ascii="楷体" w:eastAsia="楷体" w:hAnsi="楷体" w:cs="楷体"/>
            <w:color w:val="000000"/>
            <w:kern w:val="2"/>
            <w:sz w:val="28"/>
            <w:szCs w:val="28"/>
            <w:u w:color="000000"/>
            <w:bdr w:val="nil"/>
            <w:rPrChange w:id="189" w:author="yafei li" w:date="2026-05-11T23:56:00Z" w16du:dateUtc="2026-05-11T15:56:00Z">
              <w:rPr/>
            </w:rPrChange>
          </w:rPr>
          <w:t>、工作负载特征</w:t>
        </w:r>
      </w:ins>
      <m:oMath>
        <m:sSub>
          <m:sSubPr>
            <m:ctrlPr>
              <w:ins w:id="190" w:author="yafei li" w:date="2026-05-11T23:56:00Z" w16du:dateUtc="2026-05-11T15:56:00Z">
                <w:rPr>
                  <w:rFonts w:ascii="Cambria Math" w:eastAsia="楷体" w:hAnsi="Cambria Math" w:cs="楷体"/>
                  <w:color w:val="000000"/>
                  <w:kern w:val="2"/>
                  <w:sz w:val="28"/>
                  <w:szCs w:val="28"/>
                  <w:u w:color="000000"/>
                  <w:bdr w:val="nil"/>
                  <w:rPrChange w:id="191" w:author="yafei li" w:date="2026-05-11T23:56:00Z" w16du:dateUtc="2026-05-11T15:56:00Z">
                    <w:rPr>
                      <w:rFonts w:ascii="Cambria Math" w:hAnsi="Cambria Math"/>
                    </w:rPr>
                  </w:rPrChange>
                </w:rPr>
              </w:ins>
            </m:ctrlPr>
          </m:sSubPr>
          <m:e>
            <m:r>
              <w:ins w:id="192" w:author="yafei li" w:date="2026-05-11T23:56:00Z" w16du:dateUtc="2026-05-11T15:56:00Z">
                <w:rPr>
                  <w:rFonts w:ascii="Cambria Math" w:eastAsia="楷体" w:hAnsi="Cambria Math" w:cs="楷体"/>
                  <w:color w:val="000000"/>
                  <w:kern w:val="2"/>
                  <w:sz w:val="28"/>
                  <w:szCs w:val="28"/>
                  <w:u w:color="000000"/>
                  <w:bdr w:val="nil"/>
                  <w:rPrChange w:id="193" w:author="yafei li" w:date="2026-05-11T23:56:00Z" w16du:dateUtc="2026-05-11T15:56:00Z">
                    <w:rPr>
                      <w:rFonts w:ascii="Cambria Math" w:hAnsi="Cambria Math"/>
                    </w:rPr>
                  </w:rPrChange>
                </w:rPr>
                <m:t>F</m:t>
              </w:ins>
            </m:r>
          </m:e>
          <m:sub>
            <m:r>
              <w:ins w:id="194" w:author="yafei li" w:date="2026-05-11T23:56:00Z" w16du:dateUtc="2026-05-11T15:56:00Z">
                <m:rPr>
                  <m:nor/>
                </m:rPr>
                <w:rPr>
                  <w:rFonts w:ascii="Cambria Math" w:eastAsia="楷体" w:hAnsi="Cambria Math" w:cs="楷体"/>
                  <w:color w:val="000000"/>
                  <w:kern w:val="2"/>
                  <w:sz w:val="28"/>
                  <w:szCs w:val="28"/>
                  <w:u w:color="000000"/>
                  <w:bdr w:val="nil"/>
                  <w:rPrChange w:id="195" w:author="yafei li" w:date="2026-05-11T23:57:00Z" w16du:dateUtc="2026-05-11T15:57:00Z">
                    <w:rPr/>
                  </w:rPrChange>
                </w:rPr>
                <m:t>load</m:t>
              </w:ins>
            </m:r>
          </m:sub>
        </m:sSub>
      </m:oMath>
      <w:ins w:id="196" w:author="yafei li" w:date="2026-05-11T23:56:00Z" w16du:dateUtc="2026-05-11T15:56:00Z">
        <w:r w:rsidRPr="00103775">
          <w:rPr>
            <w:rFonts w:ascii="楷体" w:eastAsia="楷体" w:hAnsi="楷体" w:cs="楷体"/>
            <w:color w:val="000000"/>
            <w:kern w:val="2"/>
            <w:sz w:val="28"/>
            <w:szCs w:val="28"/>
            <w:u w:color="000000"/>
            <w:bdr w:val="nil"/>
            <w:rPrChange w:id="197" w:author="yafei li" w:date="2026-05-11T23:56:00Z" w16du:dateUtc="2026-05-11T15:56:00Z">
              <w:rPr/>
            </w:rPrChange>
          </w:rPr>
          <w:t>以及MPS/SM资源分配比例</w:t>
        </w:r>
      </w:ins>
      <m:oMath>
        <m:sSub>
          <m:sSubPr>
            <m:ctrlPr>
              <w:ins w:id="198" w:author="yafei li" w:date="2026-05-11T23:56:00Z" w16du:dateUtc="2026-05-11T15:56:00Z">
                <w:rPr>
                  <w:rFonts w:ascii="Cambria Math" w:eastAsia="楷体" w:hAnsi="Cambria Math" w:cs="楷体"/>
                  <w:color w:val="000000"/>
                  <w:kern w:val="2"/>
                  <w:sz w:val="28"/>
                  <w:szCs w:val="28"/>
                  <w:u w:color="000000"/>
                  <w:bdr w:val="nil"/>
                  <w:rPrChange w:id="199" w:author="yafei li" w:date="2026-05-11T23:56:00Z" w16du:dateUtc="2026-05-11T15:56:00Z">
                    <w:rPr>
                      <w:rFonts w:ascii="Cambria Math" w:hAnsi="Cambria Math"/>
                    </w:rPr>
                  </w:rPrChange>
                </w:rPr>
              </w:ins>
            </m:ctrlPr>
          </m:sSubPr>
          <m:e>
            <m:r>
              <w:ins w:id="200" w:author="yafei li" w:date="2026-05-11T23:56:00Z" w16du:dateUtc="2026-05-11T15:56:00Z">
                <w:rPr>
                  <w:rFonts w:ascii="Cambria Math" w:eastAsia="楷体" w:hAnsi="Cambria Math" w:cs="楷体"/>
                  <w:color w:val="000000"/>
                  <w:kern w:val="2"/>
                  <w:sz w:val="28"/>
                  <w:szCs w:val="28"/>
                  <w:u w:color="000000"/>
                  <w:bdr w:val="nil"/>
                  <w:rPrChange w:id="201" w:author="yafei li" w:date="2026-05-11T23:56:00Z" w16du:dateUtc="2026-05-11T15:56:00Z">
                    <w:rPr>
                      <w:rFonts w:ascii="Cambria Math" w:hAnsi="Cambria Math"/>
                    </w:rPr>
                  </w:rPrChange>
                </w:rPr>
                <m:t>F</m:t>
              </w:ins>
            </m:r>
          </m:e>
          <m:sub>
            <m:r>
              <w:ins w:id="202" w:author="yafei li" w:date="2026-05-11T23:56:00Z" w16du:dateUtc="2026-05-11T15:56:00Z">
                <m:rPr>
                  <m:nor/>
                </m:rPr>
                <w:rPr>
                  <w:rFonts w:ascii="Cambria Math" w:eastAsia="楷体" w:hAnsi="Cambria Math" w:cs="楷体"/>
                  <w:color w:val="000000"/>
                  <w:kern w:val="2"/>
                  <w:sz w:val="28"/>
                  <w:szCs w:val="28"/>
                  <w:u w:color="000000"/>
                  <w:bdr w:val="nil"/>
                  <w:rPrChange w:id="203" w:author="yafei li" w:date="2026-05-11T23:58:00Z" w16du:dateUtc="2026-05-11T15:58:00Z">
                    <w:rPr/>
                  </w:rPrChange>
                </w:rPr>
                <m:t>res</m:t>
              </w:ins>
            </m:r>
          </m:sub>
        </m:sSub>
      </m:oMath>
      <w:ins w:id="204" w:author="yafei li" w:date="2026-05-11T23:56:00Z" w16du:dateUtc="2026-05-11T15:56:00Z">
        <w:r w:rsidRPr="00103775">
          <w:rPr>
            <w:rFonts w:ascii="楷体" w:eastAsia="楷体" w:hAnsi="楷体" w:cs="楷体"/>
            <w:color w:val="000000"/>
            <w:kern w:val="2"/>
            <w:sz w:val="28"/>
            <w:szCs w:val="28"/>
            <w:u w:color="000000"/>
            <w:bdr w:val="nil"/>
            <w:rPrChange w:id="205" w:author="yafei li" w:date="2026-05-11T23:56:00Z" w16du:dateUtc="2026-05-11T15:56:00Z">
              <w:rPr/>
            </w:rPrChange>
          </w:rPr>
          <w:t>，通过神经网络或回归模型实现预测：</w:t>
        </w:r>
      </w:ins>
    </w:p>
    <w:p w14:paraId="2EA93F53" w14:textId="4FC38352" w:rsidR="00103775" w:rsidRPr="00994214" w:rsidRDefault="00103775" w:rsidP="00103775">
      <w:pPr>
        <w:rPr>
          <w:ins w:id="206" w:author="yafei li" w:date="2026-05-11T23:59:00Z" w16du:dateUtc="2026-05-11T15:59:00Z"/>
          <w:rFonts w:ascii="Cambria Math" w:hAnsi="Cambria Math"/>
          <w:i/>
        </w:rPr>
      </w:pPr>
      <m:oMathPara>
        <m:oMath>
          <m:sSub>
            <m:sSubPr>
              <m:ctrlPr>
                <w:ins w:id="207" w:author="yafei li" w:date="2026-05-11T23:56:00Z" w16du:dateUtc="2026-05-11T15:56:00Z">
                  <w:rPr>
                    <w:rFonts w:ascii="Cambria Math" w:hAnsi="Cambria Math"/>
                  </w:rPr>
                </w:ins>
              </m:ctrlPr>
            </m:sSubPr>
            <m:e>
              <m:r>
                <w:ins w:id="208" w:author="yafei li" w:date="2026-05-11T23:56:00Z" w16du:dateUtc="2026-05-11T15:56:00Z">
                  <w:rPr>
                    <w:rFonts w:ascii="Cambria Math" w:hAnsi="Cambria Math"/>
                  </w:rPr>
                  <m:t>T</m:t>
                </w:ins>
              </m:r>
            </m:e>
            <m:sub>
              <m:r>
                <w:ins w:id="209" w:author="yafei li" w:date="2026-05-11T23:56:00Z" w16du:dateUtc="2026-05-11T15:56:00Z">
                  <m:rPr>
                    <m:nor/>
                  </m:rPr>
                  <w:rPr>
                    <w:rFonts w:ascii="Cambria Math" w:hAnsi="Cambria Math"/>
                    <w:rPrChange w:id="210" w:author="yafei li" w:date="2026-05-11T23:58:00Z" w16du:dateUtc="2026-05-11T15:58:00Z">
                      <w:rPr/>
                    </w:rPrChange>
                  </w:rPr>
                  <m:t>exec</m:t>
                </w:ins>
              </m:r>
            </m:sub>
          </m:sSub>
          <m:r>
            <w:ins w:id="211" w:author="yafei li" w:date="2026-05-11T23:56:00Z" w16du:dateUtc="2026-05-11T15:56:00Z">
              <w:rPr>
                <w:rFonts w:ascii="Cambria Math" w:hAnsi="Cambria Math"/>
              </w:rPr>
              <m:t>=G(</m:t>
            </w:ins>
          </m:r>
          <m:sSub>
            <m:sSubPr>
              <m:ctrlPr>
                <w:ins w:id="212" w:author="yafei li" w:date="2026-05-11T23:56:00Z" w16du:dateUtc="2026-05-11T15:56:00Z">
                  <w:rPr>
                    <w:rFonts w:ascii="Cambria Math" w:hAnsi="Cambria Math"/>
                  </w:rPr>
                </w:ins>
              </m:ctrlPr>
            </m:sSubPr>
            <m:e>
              <m:r>
                <w:ins w:id="213" w:author="yafei li" w:date="2026-05-11T23:56:00Z" w16du:dateUtc="2026-05-11T15:56:00Z">
                  <w:rPr>
                    <w:rFonts w:ascii="Cambria Math" w:hAnsi="Cambria Math"/>
                  </w:rPr>
                  <m:t>F</m:t>
                </w:ins>
              </m:r>
            </m:e>
            <m:sub>
              <m:r>
                <w:ins w:id="214" w:author="yafei li" w:date="2026-05-11T23:56:00Z" w16du:dateUtc="2026-05-11T15:56:00Z">
                  <m:rPr>
                    <m:nor/>
                  </m:rPr>
                  <w:rPr>
                    <w:rFonts w:ascii="Cambria Math" w:hAnsi="Cambria Math"/>
                    <w:rPrChange w:id="215" w:author="yafei li" w:date="2026-05-11T23:58:00Z" w16du:dateUtc="2026-05-11T15:58:00Z">
                      <w:rPr/>
                    </w:rPrChange>
                  </w:rPr>
                  <m:t>type</m:t>
                </w:ins>
              </m:r>
            </m:sub>
          </m:sSub>
          <m:r>
            <w:ins w:id="216" w:author="yafei li" w:date="2026-05-11T23:56:00Z" w16du:dateUtc="2026-05-11T15:56:00Z">
              <w:rPr>
                <w:rFonts w:ascii="Cambria Math" w:hAnsi="Cambria Math"/>
              </w:rPr>
              <m:t>,</m:t>
            </w:ins>
          </m:r>
          <m:sSub>
            <m:sSubPr>
              <m:ctrlPr>
                <w:ins w:id="217" w:author="yafei li" w:date="2026-05-11T23:56:00Z" w16du:dateUtc="2026-05-11T15:56:00Z">
                  <w:rPr>
                    <w:rFonts w:ascii="Cambria Math" w:hAnsi="Cambria Math"/>
                  </w:rPr>
                </w:ins>
              </m:ctrlPr>
            </m:sSubPr>
            <m:e>
              <m:r>
                <w:ins w:id="218" w:author="yafei li" w:date="2026-05-11T23:56:00Z" w16du:dateUtc="2026-05-11T15:56:00Z">
                  <w:rPr>
                    <w:rFonts w:ascii="Cambria Math" w:hAnsi="Cambria Math"/>
                  </w:rPr>
                  <m:t>F</m:t>
                </w:ins>
              </m:r>
            </m:e>
            <m:sub>
              <m:r>
                <w:ins w:id="219" w:author="yafei li" w:date="2026-05-11T23:56:00Z" w16du:dateUtc="2026-05-11T15:56:00Z">
                  <m:rPr>
                    <m:nor/>
                  </m:rPr>
                  <w:rPr>
                    <w:rFonts w:ascii="Cambria Math" w:hAnsi="Cambria Math"/>
                    <w:rPrChange w:id="220" w:author="yafei li" w:date="2026-05-11T23:58:00Z" w16du:dateUtc="2026-05-11T15:58:00Z">
                      <w:rPr/>
                    </w:rPrChange>
                  </w:rPr>
                  <m:t>load</m:t>
                </w:ins>
              </m:r>
            </m:sub>
          </m:sSub>
          <m:r>
            <w:ins w:id="221" w:author="yafei li" w:date="2026-05-11T23:56:00Z" w16du:dateUtc="2026-05-11T15:56:00Z">
              <w:rPr>
                <w:rFonts w:ascii="Cambria Math" w:hAnsi="Cambria Math"/>
              </w:rPr>
              <m:t>,</m:t>
            </w:ins>
          </m:r>
          <m:sSub>
            <m:sSubPr>
              <m:ctrlPr>
                <w:ins w:id="222" w:author="yafei li" w:date="2026-05-11T23:56:00Z" w16du:dateUtc="2026-05-11T15:56:00Z">
                  <w:rPr>
                    <w:rFonts w:ascii="Cambria Math" w:hAnsi="Cambria Math"/>
                  </w:rPr>
                </w:ins>
              </m:ctrlPr>
            </m:sSubPr>
            <m:e>
              <m:r>
                <w:ins w:id="223" w:author="yafei li" w:date="2026-05-11T23:56:00Z" w16du:dateUtc="2026-05-11T15:56:00Z">
                  <w:rPr>
                    <w:rFonts w:ascii="Cambria Math" w:hAnsi="Cambria Math"/>
                  </w:rPr>
                  <m:t>F</m:t>
                </w:ins>
              </m:r>
            </m:e>
            <m:sub>
              <m:r>
                <w:ins w:id="224" w:author="yafei li" w:date="2026-05-11T23:56:00Z" w16du:dateUtc="2026-05-11T15:56:00Z">
                  <m:rPr>
                    <m:nor/>
                  </m:rPr>
                  <w:rPr>
                    <w:rFonts w:ascii="Cambria Math" w:hAnsi="Cambria Math"/>
                    <w:rPrChange w:id="225" w:author="yafei li" w:date="2026-05-11T23:59:00Z" w16du:dateUtc="2026-05-11T15:59:00Z">
                      <w:rPr/>
                    </w:rPrChange>
                  </w:rPr>
                  <m:t>res</m:t>
                </w:ins>
              </m:r>
            </m:sub>
          </m:sSub>
          <m:r>
            <w:ins w:id="226" w:author="yafei li" w:date="2026-05-11T23:56:00Z" w16du:dateUtc="2026-05-11T15:56:00Z">
              <w:rPr>
                <w:rFonts w:ascii="Cambria Math" w:hAnsi="Cambria Math"/>
              </w:rPr>
              <m:t>)</m:t>
            </w:ins>
          </m:r>
        </m:oMath>
      </m:oMathPara>
    </w:p>
    <w:p w14:paraId="2DEF2FC4" w14:textId="35669CF6" w:rsidR="00103775" w:rsidRPr="00103775" w:rsidRDefault="00103775" w:rsidP="00994214">
      <w:pPr>
        <w:pStyle w:val="a6"/>
        <w:ind w:firstLine="420"/>
        <w:rPr>
          <w:ins w:id="227" w:author="yafei li" w:date="2026-05-11T23:56:00Z" w16du:dateUtc="2026-05-11T15:56:00Z"/>
          <w:rFonts w:ascii="楷体" w:eastAsia="楷体" w:hAnsi="楷体" w:cs="楷体"/>
          <w:color w:val="000000"/>
          <w:kern w:val="2"/>
          <w:sz w:val="28"/>
          <w:szCs w:val="28"/>
          <w:u w:color="000000"/>
          <w:bdr w:val="nil"/>
          <w:rPrChange w:id="228" w:author="yafei li" w:date="2026-05-11T23:56:00Z" w16du:dateUtc="2026-05-11T15:56:00Z">
            <w:rPr>
              <w:ins w:id="229" w:author="yafei li" w:date="2026-05-11T23:56:00Z" w16du:dateUtc="2026-05-11T15:56:00Z"/>
            </w:rPr>
          </w:rPrChange>
        </w:rPr>
        <w:pPrChange w:id="230" w:author="yafei li" w:date="2026-05-11T23:59:00Z" w16du:dateUtc="2026-05-11T15:59:00Z">
          <w:pPr>
            <w:pStyle w:val="a6"/>
          </w:pPr>
        </w:pPrChange>
      </w:pPr>
      <w:ins w:id="231" w:author="yafei li" w:date="2026-05-11T23:56:00Z" w16du:dateUtc="2026-05-11T15:56:00Z">
        <w:r w:rsidRPr="00103775">
          <w:rPr>
            <w:rFonts w:ascii="楷体" w:eastAsia="楷体" w:hAnsi="楷体" w:cs="楷体"/>
            <w:color w:val="000000"/>
            <w:kern w:val="2"/>
            <w:sz w:val="28"/>
            <w:szCs w:val="28"/>
            <w:u w:color="000000"/>
            <w:bdr w:val="nil"/>
            <w:rPrChange w:id="232" w:author="yafei li" w:date="2026-05-11T23:56:00Z" w16du:dateUtc="2026-05-11T15:56:00Z">
              <w:rPr/>
            </w:rPrChange>
          </w:rPr>
          <w:t>其中，</w:t>
        </w:r>
      </w:ins>
      <m:oMath>
        <m:sSub>
          <m:sSubPr>
            <m:ctrlPr>
              <w:ins w:id="233" w:author="yafei li" w:date="2026-05-11T23:56:00Z" w16du:dateUtc="2026-05-11T15:56:00Z">
                <w:rPr>
                  <w:rFonts w:ascii="Cambria Math" w:eastAsia="楷体" w:hAnsi="Cambria Math" w:cs="楷体"/>
                  <w:color w:val="000000"/>
                  <w:kern w:val="2"/>
                  <w:sz w:val="28"/>
                  <w:szCs w:val="28"/>
                  <w:u w:color="000000"/>
                  <w:bdr w:val="nil"/>
                  <w:rPrChange w:id="234" w:author="yafei li" w:date="2026-05-11T23:56:00Z" w16du:dateUtc="2026-05-11T15:56:00Z">
                    <w:rPr>
                      <w:rFonts w:ascii="Cambria Math" w:hAnsi="Cambria Math"/>
                    </w:rPr>
                  </w:rPrChange>
                </w:rPr>
              </w:ins>
            </m:ctrlPr>
          </m:sSubPr>
          <m:e>
            <m:r>
              <w:ins w:id="235" w:author="yafei li" w:date="2026-05-11T23:56:00Z" w16du:dateUtc="2026-05-11T15:56:00Z">
                <w:rPr>
                  <w:rFonts w:ascii="Cambria Math" w:eastAsia="楷体" w:hAnsi="Cambria Math" w:cs="楷体"/>
                  <w:color w:val="000000"/>
                  <w:kern w:val="2"/>
                  <w:sz w:val="28"/>
                  <w:szCs w:val="28"/>
                  <w:u w:color="000000"/>
                  <w:bdr w:val="nil"/>
                  <w:rPrChange w:id="236" w:author="yafei li" w:date="2026-05-11T23:56:00Z" w16du:dateUtc="2026-05-11T15:56:00Z">
                    <w:rPr>
                      <w:rFonts w:ascii="Cambria Math" w:hAnsi="Cambria Math"/>
                    </w:rPr>
                  </w:rPrChange>
                </w:rPr>
                <m:t>T</m:t>
              </w:ins>
            </m:r>
          </m:e>
          <m:sub>
            <m:r>
              <w:ins w:id="237" w:author="yafei li" w:date="2026-05-11T23:56:00Z" w16du:dateUtc="2026-05-11T15:56:00Z">
                <m:rPr>
                  <m:nor/>
                </m:rPr>
                <w:rPr>
                  <w:rFonts w:ascii="Cambria Math" w:eastAsia="楷体" w:hAnsi="Cambria Math" w:cs="楷体"/>
                  <w:color w:val="000000"/>
                  <w:kern w:val="2"/>
                  <w:sz w:val="28"/>
                  <w:szCs w:val="28"/>
                  <w:u w:color="000000"/>
                  <w:bdr w:val="nil"/>
                  <w:rPrChange w:id="238" w:author="yafei li" w:date="2026-05-11T23:59:00Z" w16du:dateUtc="2026-05-11T15:59:00Z">
                    <w:rPr/>
                  </w:rPrChange>
                </w:rPr>
                <m:t>exec</m:t>
              </w:ins>
            </m:r>
          </m:sub>
        </m:sSub>
      </m:oMath>
      <w:ins w:id="239" w:author="yafei li" w:date="2026-05-11T23:56:00Z" w16du:dateUtc="2026-05-11T15:56:00Z">
        <w:r w:rsidRPr="00103775">
          <w:rPr>
            <w:rFonts w:ascii="楷体" w:eastAsia="楷体" w:hAnsi="楷体" w:cs="楷体"/>
            <w:color w:val="000000"/>
            <w:kern w:val="2"/>
            <w:sz w:val="28"/>
            <w:szCs w:val="28"/>
            <w:u w:color="000000"/>
            <w:bdr w:val="nil"/>
            <w:rPrChange w:id="240" w:author="yafei li" w:date="2026-05-11T23:56:00Z" w16du:dateUtc="2026-05-11T15:56:00Z">
              <w:rPr/>
            </w:rPrChange>
          </w:rPr>
          <w:t>为预测执行时延，函数</w:t>
        </w:r>
      </w:ins>
      <m:oMath>
        <m:r>
          <w:ins w:id="241" w:author="yafei li" w:date="2026-05-11T23:56:00Z" w16du:dateUtc="2026-05-11T15:56:00Z">
            <w:rPr>
              <w:rFonts w:ascii="Cambria Math" w:eastAsia="楷体" w:hAnsi="Cambria Math" w:cs="楷体"/>
              <w:color w:val="000000"/>
              <w:kern w:val="2"/>
              <w:sz w:val="28"/>
              <w:szCs w:val="28"/>
              <w:u w:color="000000"/>
              <w:bdr w:val="nil"/>
              <w:rPrChange w:id="242" w:author="yafei li" w:date="2026-05-11T23:56:00Z" w16du:dateUtc="2026-05-11T15:56:00Z">
                <w:rPr>
                  <w:rFonts w:ascii="Cambria Math" w:hAnsi="Cambria Math"/>
                </w:rPr>
              </w:rPrChange>
            </w:rPr>
            <m:t>G</m:t>
          </w:ins>
        </m:r>
        <m:r>
          <w:ins w:id="243" w:author="yafei li" w:date="2026-05-11T23:56:00Z" w16du:dateUtc="2026-05-11T15:56:00Z">
            <m:rPr>
              <m:sty m:val="p"/>
            </m:rPr>
            <w:rPr>
              <w:rFonts w:ascii="Cambria Math" w:eastAsia="楷体" w:hAnsi="Cambria Math" w:cs="楷体"/>
              <w:color w:val="000000"/>
              <w:kern w:val="2"/>
              <w:sz w:val="28"/>
              <w:szCs w:val="28"/>
              <w:u w:color="000000"/>
              <w:bdr w:val="nil"/>
              <w:rPrChange w:id="244" w:author="yafei li" w:date="2026-05-11T23:56:00Z" w16du:dateUtc="2026-05-11T15:56:00Z">
                <w:rPr>
                  <w:rFonts w:ascii="Cambria Math" w:hAnsi="Cambria Math"/>
                </w:rPr>
              </w:rPrChange>
            </w:rPr>
            <m:t>(⋅)</m:t>
          </w:ins>
        </m:r>
      </m:oMath>
      <w:ins w:id="245" w:author="yafei li" w:date="2026-05-11T23:56:00Z" w16du:dateUtc="2026-05-11T15:56:00Z">
        <w:r w:rsidRPr="00103775">
          <w:rPr>
            <w:rFonts w:ascii="楷体" w:eastAsia="楷体" w:hAnsi="楷体" w:cs="楷体"/>
            <w:color w:val="000000"/>
            <w:kern w:val="2"/>
            <w:sz w:val="28"/>
            <w:szCs w:val="28"/>
            <w:u w:color="000000"/>
            <w:bdr w:val="nil"/>
            <w:rPrChange w:id="246" w:author="yafei li" w:date="2026-05-11T23:56:00Z" w16du:dateUtc="2026-05-11T15:56:00Z">
              <w:rPr/>
            </w:rPrChange>
          </w:rPr>
          <w:t>由训练得到的模型参数化表示。</w:t>
        </w:r>
      </w:ins>
    </w:p>
    <w:p w14:paraId="6C53DA85" w14:textId="77777777" w:rsidR="00994214" w:rsidRDefault="00994214" w:rsidP="00994214">
      <w:pPr>
        <w:widowControl w:val="0"/>
        <w:pBdr>
          <w:top w:val="nil"/>
          <w:left w:val="nil"/>
          <w:bottom w:val="nil"/>
          <w:right w:val="nil"/>
          <w:between w:val="nil"/>
          <w:bar w:val="nil"/>
        </w:pBdr>
        <w:spacing w:line="360" w:lineRule="auto"/>
        <w:jc w:val="both"/>
        <w:rPr>
          <w:ins w:id="247" w:author="yafei li" w:date="2026-05-12T00:02:00Z" w16du:dateUtc="2026-05-11T16:02:00Z"/>
          <w:rFonts w:ascii="楷体" w:eastAsia="楷体" w:hAnsi="楷体" w:cs="楷体"/>
          <w:color w:val="000000"/>
          <w:sz w:val="28"/>
          <w:szCs w:val="28"/>
          <w:u w:color="000000"/>
          <w:lang w:val="zh-TW"/>
        </w:rPr>
      </w:pPr>
      <w:ins w:id="248" w:author="yafei li" w:date="2026-05-12T00:01:00Z" w16du:dateUtc="2026-05-11T16:01:00Z">
        <w:r w:rsidRPr="00994214">
          <w:rPr>
            <w:rFonts w:ascii="楷体" w:eastAsia="楷体" w:hAnsi="楷体" w:cs="楷体" w:hint="eastAsia"/>
            <w:color w:val="000000"/>
            <w:kern w:val="2"/>
            <w:sz w:val="28"/>
            <w:szCs w:val="28"/>
            <w:u w:color="000000"/>
            <w:bdr w:val="nil"/>
            <w:rPrChange w:id="249" w:author="yafei li" w:date="2026-05-12T00:02:00Z" w16du:dateUtc="2026-05-11T16:02:00Z">
              <w:rPr>
                <w:rFonts w:hint="eastAsia"/>
              </w:rPr>
            </w:rPrChange>
          </w:rPr>
          <w:t>7.</w:t>
        </w:r>
        <w:r w:rsidRPr="00994214">
          <w:rPr>
            <w:rFonts w:ascii="楷体" w:eastAsia="楷体" w:hAnsi="楷体" w:cs="楷体"/>
            <w:color w:val="000000"/>
            <w:kern w:val="2"/>
            <w:sz w:val="28"/>
            <w:szCs w:val="28"/>
            <w:u w:color="000000"/>
            <w:bdr w:val="nil"/>
            <w:rPrChange w:id="250" w:author="yafei li" w:date="2026-05-12T00:02:00Z" w16du:dateUtc="2026-05-11T16:02:00Z">
              <w:rPr/>
            </w:rPrChange>
          </w:rPr>
          <w:t>一种边缘容器集群中分布式推理任务细粒度资源调度系统，包括计算机程序，其特征在于：所述计算机程序被处理器执行时</w:t>
        </w:r>
      </w:ins>
      <w:ins w:id="251" w:author="yafei li" w:date="2026-05-12T00:02:00Z" w16du:dateUtc="2026-05-11T16:02:00Z">
        <w:r>
          <w:rPr>
            <w:rFonts w:ascii="楷体" w:eastAsia="楷体" w:hAnsi="楷体" w:cs="楷体"/>
            <w:sz w:val="28"/>
            <w:szCs w:val="28"/>
            <w:lang w:val="zh-TW" w:eastAsia="zh-TW"/>
          </w:rPr>
          <w:t>实现如上述任一种所述方法的步骤</w:t>
        </w:r>
        <w:r>
          <w:rPr>
            <w:rFonts w:ascii="楷体" w:eastAsia="楷体" w:hAnsi="楷体" w:cs="楷体"/>
            <w:color w:val="000000"/>
            <w:sz w:val="28"/>
            <w:szCs w:val="28"/>
            <w:u w:color="000000"/>
            <w:lang w:val="zh-TW" w:eastAsia="zh-TW"/>
          </w:rPr>
          <w:t>。</w:t>
        </w:r>
      </w:ins>
    </w:p>
    <w:p w14:paraId="75203555" w14:textId="4F290817" w:rsidR="00C50226" w:rsidDel="00994214" w:rsidRDefault="00000000" w:rsidP="00994214">
      <w:pPr>
        <w:widowControl w:val="0"/>
        <w:pBdr>
          <w:top w:val="nil"/>
          <w:left w:val="nil"/>
          <w:bottom w:val="nil"/>
          <w:right w:val="nil"/>
          <w:between w:val="nil"/>
          <w:bar w:val="nil"/>
        </w:pBdr>
        <w:spacing w:line="360" w:lineRule="auto"/>
        <w:jc w:val="both"/>
        <w:rPr>
          <w:del w:id="252" w:author="yafei li" w:date="2026-05-12T00:02:00Z" w16du:dateUtc="2026-05-11T16:02:00Z"/>
          <w:rFonts w:ascii="楷体" w:eastAsia="楷体" w:hAnsi="楷体" w:cs="楷体"/>
          <w:sz w:val="28"/>
          <w:szCs w:val="28"/>
        </w:rPr>
      </w:pPr>
      <w:del w:id="253" w:author="yafei li" w:date="2026-05-12T00:02:00Z" w16du:dateUtc="2026-05-11T16:02:00Z">
        <w:r w:rsidDel="00994214">
          <w:rPr>
            <w:rFonts w:ascii="楷体" w:eastAsia="楷体" w:hAnsi="楷体" w:cs="楷体"/>
            <w:sz w:val="28"/>
            <w:szCs w:val="28"/>
          </w:rPr>
          <w:delText>1</w:delText>
        </w:r>
        <w:r w:rsidDel="00994214">
          <w:rPr>
            <w:rFonts w:ascii="楷体" w:eastAsia="楷体" w:hAnsi="楷体" w:cs="楷体"/>
            <w:sz w:val="28"/>
            <w:szCs w:val="28"/>
            <w:lang w:val="zh-TW" w:eastAsia="zh-TW"/>
          </w:rPr>
          <w:delText>．</w:delText>
        </w:r>
        <w:r w:rsidDel="00994214">
          <w:rPr>
            <w:rFonts w:ascii="楷体" w:eastAsia="楷体" w:hAnsi="楷体" w:cs="楷体"/>
            <w:spacing w:val="-6"/>
            <w:sz w:val="28"/>
            <w:szCs w:val="28"/>
            <w:lang w:val="zh-TW" w:eastAsia="zh-TW"/>
          </w:rPr>
          <w:delText>一种数据中心网络中轻量级传输时延抖动监控的方法</w:delText>
        </w:r>
        <w:r w:rsidDel="00994214">
          <w:rPr>
            <w:rFonts w:ascii="楷体" w:eastAsia="楷体" w:hAnsi="楷体" w:cs="楷体"/>
            <w:sz w:val="28"/>
            <w:szCs w:val="28"/>
            <w:lang w:val="zh-TW" w:eastAsia="zh-TW"/>
          </w:rPr>
          <w:delText>，其特征在于，包括如下步骤：</w:delText>
        </w:r>
      </w:del>
    </w:p>
    <w:p w14:paraId="6FAAEBB9" w14:textId="2D43847D" w:rsidR="00C50226" w:rsidDel="00994214" w:rsidRDefault="00000000">
      <w:pPr>
        <w:spacing w:line="360" w:lineRule="auto"/>
        <w:rPr>
          <w:del w:id="254" w:author="yafei li" w:date="2026-05-12T00:02:00Z" w16du:dateUtc="2026-05-11T16:02:00Z"/>
          <w:rFonts w:ascii="楷体" w:eastAsia="楷体" w:hAnsi="楷体" w:cs="楷体"/>
          <w:sz w:val="28"/>
          <w:szCs w:val="28"/>
        </w:rPr>
      </w:pPr>
      <w:del w:id="255" w:author="yafei li" w:date="2026-05-12T00:02:00Z" w16du:dateUtc="2026-05-11T16:02:00Z">
        <w:r w:rsidDel="00994214">
          <w:rPr>
            <w:rFonts w:ascii="楷体" w:eastAsia="楷体" w:hAnsi="楷体" w:cs="楷体"/>
            <w:sz w:val="28"/>
            <w:szCs w:val="28"/>
          </w:rPr>
          <w:delText xml:space="preserve">    S1</w:delText>
        </w:r>
        <w:r w:rsidDel="00994214">
          <w:rPr>
            <w:rFonts w:ascii="楷体" w:eastAsia="楷体" w:hAnsi="楷体" w:cs="楷体"/>
            <w:sz w:val="28"/>
            <w:szCs w:val="28"/>
            <w:lang w:val="zh-TW" w:eastAsia="zh-TW"/>
          </w:rPr>
          <w:delText>：解析数据中心网络中传输终端操作系统内核态的网络传输操作，分层对应执行关键点；</w:delText>
        </w:r>
      </w:del>
    </w:p>
    <w:p w14:paraId="0B21FCFD" w14:textId="38E2E8AC" w:rsidR="00C50226" w:rsidDel="00994214" w:rsidRDefault="00000000">
      <w:pPr>
        <w:spacing w:line="360" w:lineRule="auto"/>
        <w:rPr>
          <w:del w:id="256" w:author="yafei li" w:date="2026-05-12T00:02:00Z" w16du:dateUtc="2026-05-11T16:02:00Z"/>
          <w:rFonts w:ascii="楷体" w:eastAsia="楷体" w:hAnsi="楷体" w:cs="楷体"/>
          <w:sz w:val="28"/>
          <w:szCs w:val="28"/>
        </w:rPr>
      </w:pPr>
      <w:del w:id="257" w:author="yafei li" w:date="2026-05-12T00:02:00Z" w16du:dateUtc="2026-05-11T16:02:00Z">
        <w:r w:rsidDel="00994214">
          <w:rPr>
            <w:rFonts w:ascii="楷体" w:eastAsia="楷体" w:hAnsi="楷体" w:cs="楷体"/>
            <w:sz w:val="28"/>
            <w:szCs w:val="28"/>
          </w:rPr>
          <w:delText xml:space="preserve">    S2</w:delText>
        </w:r>
        <w:r w:rsidDel="00994214">
          <w:rPr>
            <w:rFonts w:ascii="楷体" w:eastAsia="楷体" w:hAnsi="楷体" w:cs="楷体"/>
            <w:sz w:val="28"/>
            <w:szCs w:val="28"/>
            <w:lang w:val="zh-TW" w:eastAsia="zh-TW"/>
          </w:rPr>
          <w:delText>：向终端操作系统内核态的网络传输的执行关键点添加监控点，实现执行时间的监控和性能抖动归属的监控；</w:delText>
        </w:r>
      </w:del>
    </w:p>
    <w:p w14:paraId="31F3353A" w14:textId="147664B0" w:rsidR="00C50226" w:rsidDel="00994214" w:rsidRDefault="00000000">
      <w:pPr>
        <w:spacing w:line="360" w:lineRule="auto"/>
        <w:rPr>
          <w:del w:id="258" w:author="yafei li" w:date="2026-05-12T00:02:00Z" w16du:dateUtc="2026-05-11T16:02:00Z"/>
          <w:rFonts w:ascii="楷体" w:eastAsia="楷体" w:hAnsi="楷体" w:cs="楷体"/>
          <w:sz w:val="28"/>
          <w:szCs w:val="28"/>
        </w:rPr>
      </w:pPr>
      <w:del w:id="259" w:author="yafei li" w:date="2026-05-12T00:02:00Z" w16du:dateUtc="2026-05-11T16:02:00Z">
        <w:r w:rsidDel="00994214">
          <w:rPr>
            <w:rFonts w:ascii="楷体" w:eastAsia="楷体" w:hAnsi="楷体" w:cs="楷体"/>
            <w:sz w:val="28"/>
            <w:szCs w:val="28"/>
          </w:rPr>
          <w:delText xml:space="preserve">    S3</w:delText>
        </w:r>
        <w:r w:rsidDel="00994214">
          <w:rPr>
            <w:rFonts w:ascii="楷体" w:eastAsia="楷体" w:hAnsi="楷体" w:cs="楷体"/>
            <w:sz w:val="28"/>
            <w:szCs w:val="28"/>
            <w:lang w:val="zh-TW" w:eastAsia="zh-TW"/>
          </w:rPr>
          <w:delText>：在执行网络传输任务的过程中，根据设置的所有内核函数监控点对传输时延的影响增量，结合根据目标函数执行时间所占比重以及目标函数的执行频率计算得到的监控性能收益，获得当前监控模式的开销与性能的具体数值，并将数值传入调整监控模块，优化算法根据数值与当前终端负载状态进行调整；所述调整方法为高负载状态下开销高于定值则减少监控函数数量，并减少函数产生的频率，低负载状态下性能低于定值则增加监控函数的数量并监控产生频率更高的函数。</w:delText>
        </w:r>
      </w:del>
    </w:p>
    <w:p w14:paraId="5A4DB834" w14:textId="44D538B7" w:rsidR="00C50226" w:rsidDel="00994214" w:rsidRDefault="00000000">
      <w:pPr>
        <w:spacing w:line="360" w:lineRule="auto"/>
        <w:rPr>
          <w:del w:id="260" w:author="yafei li" w:date="2026-05-12T00:02:00Z" w16du:dateUtc="2026-05-11T16:02:00Z"/>
          <w:rFonts w:ascii="楷体" w:eastAsia="楷体" w:hAnsi="楷体" w:cs="楷体"/>
          <w:sz w:val="28"/>
          <w:szCs w:val="28"/>
        </w:rPr>
      </w:pPr>
      <w:del w:id="261" w:author="yafei li" w:date="2026-05-12T00:02:00Z" w16du:dateUtc="2026-05-11T16:02:00Z">
        <w:r w:rsidDel="00994214">
          <w:rPr>
            <w:rFonts w:ascii="楷体" w:eastAsia="楷体" w:hAnsi="楷体" w:cs="楷体"/>
            <w:sz w:val="28"/>
            <w:szCs w:val="28"/>
          </w:rPr>
          <w:delText>2</w:delText>
        </w:r>
        <w:r w:rsidDel="00994214">
          <w:rPr>
            <w:rFonts w:ascii="楷体" w:eastAsia="楷体" w:hAnsi="楷体" w:cs="楷体"/>
            <w:sz w:val="28"/>
            <w:szCs w:val="28"/>
            <w:lang w:val="zh-TW" w:eastAsia="zh-TW"/>
          </w:rPr>
          <w:delText>．如权利要求</w:delText>
        </w:r>
        <w:r w:rsidDel="00994214">
          <w:rPr>
            <w:rFonts w:ascii="楷体" w:eastAsia="楷体" w:hAnsi="楷体" w:cs="楷体"/>
            <w:sz w:val="28"/>
            <w:szCs w:val="28"/>
          </w:rPr>
          <w:delText>1</w:delText>
        </w:r>
        <w:r w:rsidDel="00994214">
          <w:rPr>
            <w:rFonts w:ascii="楷体" w:eastAsia="楷体" w:hAnsi="楷体" w:cs="楷体"/>
            <w:sz w:val="28"/>
            <w:szCs w:val="28"/>
            <w:lang w:val="zh-TW" w:eastAsia="zh-TW"/>
          </w:rPr>
          <w:delText>所述的</w:delText>
        </w:r>
        <w:r w:rsidDel="00994214">
          <w:rPr>
            <w:rFonts w:ascii="楷体" w:eastAsia="楷体" w:hAnsi="楷体" w:cs="楷体"/>
            <w:spacing w:val="-6"/>
            <w:sz w:val="28"/>
            <w:szCs w:val="28"/>
            <w:lang w:val="zh-TW" w:eastAsia="zh-TW"/>
          </w:rPr>
          <w:delText>一种数据中心网络中轻量级传输时延抖动监控的方法</w:delText>
        </w:r>
        <w:r w:rsidDel="00994214">
          <w:rPr>
            <w:rFonts w:ascii="楷体" w:eastAsia="楷体" w:hAnsi="楷体" w:cs="楷体"/>
            <w:sz w:val="28"/>
            <w:szCs w:val="28"/>
            <w:lang w:val="zh-TW" w:eastAsia="zh-TW"/>
          </w:rPr>
          <w:delText>，其特征在于：所述步骤</w:delText>
        </w:r>
        <w:r w:rsidDel="00994214">
          <w:rPr>
            <w:rFonts w:ascii="楷体" w:eastAsia="楷体" w:hAnsi="楷体" w:cs="楷体"/>
            <w:sz w:val="28"/>
            <w:szCs w:val="28"/>
          </w:rPr>
          <w:delText>S1</w:delText>
        </w:r>
        <w:r w:rsidDel="00994214">
          <w:rPr>
            <w:rFonts w:ascii="楷体" w:eastAsia="楷体" w:hAnsi="楷体" w:cs="楷体"/>
            <w:sz w:val="28"/>
            <w:szCs w:val="28"/>
            <w:lang w:val="zh-TW" w:eastAsia="zh-TW"/>
          </w:rPr>
          <w:delText>中，内核态的网络传输操作至少包括：内存拷贝、队列调度、锁操作、网络协议栈和中断机制；分层对应执行关键点至少包括操作系统层、网络协议层、网卡驱动层和其余开销层。</w:delText>
        </w:r>
      </w:del>
    </w:p>
    <w:p w14:paraId="72A07D54" w14:textId="5045F0EB" w:rsidR="00C50226" w:rsidDel="00994214" w:rsidRDefault="00000000">
      <w:pPr>
        <w:spacing w:line="360" w:lineRule="auto"/>
        <w:rPr>
          <w:del w:id="262" w:author="yafei li" w:date="2026-05-12T00:02:00Z" w16du:dateUtc="2026-05-11T16:02:00Z"/>
          <w:rFonts w:ascii="楷体" w:eastAsia="楷体" w:hAnsi="楷体" w:cs="楷体"/>
          <w:sz w:val="28"/>
          <w:szCs w:val="28"/>
        </w:rPr>
      </w:pPr>
      <w:del w:id="263" w:author="yafei li" w:date="2026-05-12T00:02:00Z" w16du:dateUtc="2026-05-11T16:02:00Z">
        <w:r w:rsidDel="00994214">
          <w:rPr>
            <w:rFonts w:ascii="楷体" w:eastAsia="楷体" w:hAnsi="楷体" w:cs="楷体"/>
            <w:sz w:val="28"/>
            <w:szCs w:val="28"/>
          </w:rPr>
          <w:delText>3.</w:delText>
        </w:r>
        <w:r w:rsidDel="00994214">
          <w:rPr>
            <w:rFonts w:ascii="楷体" w:eastAsia="楷体" w:hAnsi="楷体" w:cs="楷体"/>
            <w:sz w:val="28"/>
            <w:szCs w:val="28"/>
            <w:lang w:val="zh-TW" w:eastAsia="zh-TW"/>
          </w:rPr>
          <w:delText>如权利要求</w:delText>
        </w:r>
        <w:r w:rsidDel="00994214">
          <w:rPr>
            <w:rFonts w:ascii="楷体" w:eastAsia="楷体" w:hAnsi="楷体" w:cs="楷体"/>
            <w:sz w:val="28"/>
            <w:szCs w:val="28"/>
          </w:rPr>
          <w:delText>2</w:delText>
        </w:r>
        <w:r w:rsidDel="00994214">
          <w:rPr>
            <w:rFonts w:ascii="楷体" w:eastAsia="楷体" w:hAnsi="楷体" w:cs="楷体"/>
            <w:sz w:val="28"/>
            <w:szCs w:val="28"/>
            <w:lang w:val="zh-TW" w:eastAsia="zh-TW"/>
          </w:rPr>
          <w:delText>所述的</w:delText>
        </w:r>
        <w:r w:rsidDel="00994214">
          <w:rPr>
            <w:rFonts w:ascii="楷体" w:eastAsia="楷体" w:hAnsi="楷体" w:cs="楷体"/>
            <w:spacing w:val="-6"/>
            <w:sz w:val="28"/>
            <w:szCs w:val="28"/>
            <w:lang w:val="zh-TW" w:eastAsia="zh-TW"/>
          </w:rPr>
          <w:delText>一种数据中心网络中轻量级传输时延抖动监控的方法</w:delText>
        </w:r>
        <w:r w:rsidDel="00994214">
          <w:rPr>
            <w:rFonts w:ascii="楷体" w:eastAsia="楷体" w:hAnsi="楷体" w:cs="楷体"/>
            <w:sz w:val="28"/>
            <w:szCs w:val="28"/>
            <w:lang w:val="zh-TW" w:eastAsia="zh-TW"/>
          </w:rPr>
          <w:delText>，其特征在于：所述步骤</w:delText>
        </w:r>
        <w:r w:rsidDel="00994214">
          <w:rPr>
            <w:rFonts w:ascii="楷体" w:eastAsia="楷体" w:hAnsi="楷体" w:cs="楷体"/>
            <w:sz w:val="28"/>
            <w:szCs w:val="28"/>
          </w:rPr>
          <w:delText>S1</w:delText>
        </w:r>
        <w:r w:rsidDel="00994214">
          <w:rPr>
            <w:rFonts w:ascii="楷体" w:eastAsia="楷体" w:hAnsi="楷体" w:cs="楷体"/>
            <w:sz w:val="28"/>
            <w:szCs w:val="28"/>
            <w:lang w:val="zh-TW" w:eastAsia="zh-TW"/>
          </w:rPr>
          <w:delText>中，终端操作系统内核态的网络传输操作通过执行函数及其层级调用表现，对于每个关键操作，定义属于同一调用层级且能组成所属关键操作完整执行时间的所有函数为同层函数。</w:delText>
        </w:r>
      </w:del>
    </w:p>
    <w:p w14:paraId="11F4E293" w14:textId="501ECE7D" w:rsidR="00C50226" w:rsidDel="00994214" w:rsidRDefault="00000000">
      <w:pPr>
        <w:spacing w:line="360" w:lineRule="auto"/>
        <w:rPr>
          <w:del w:id="264" w:author="yafei li" w:date="2026-05-12T00:02:00Z" w16du:dateUtc="2026-05-11T16:02:00Z"/>
          <w:rFonts w:ascii="楷体" w:eastAsia="楷体" w:hAnsi="楷体" w:cs="楷体"/>
          <w:sz w:val="28"/>
          <w:szCs w:val="28"/>
        </w:rPr>
      </w:pPr>
      <w:del w:id="265" w:author="yafei li" w:date="2026-05-12T00:02:00Z" w16du:dateUtc="2026-05-11T16:02:00Z">
        <w:r w:rsidDel="00994214">
          <w:rPr>
            <w:rFonts w:ascii="楷体" w:eastAsia="楷体" w:hAnsi="楷体" w:cs="楷体"/>
            <w:sz w:val="28"/>
            <w:szCs w:val="28"/>
          </w:rPr>
          <w:delText xml:space="preserve">4. </w:delText>
        </w:r>
        <w:r w:rsidDel="00994214">
          <w:rPr>
            <w:rFonts w:ascii="楷体" w:eastAsia="楷体" w:hAnsi="楷体" w:cs="楷体"/>
            <w:sz w:val="28"/>
            <w:szCs w:val="28"/>
            <w:lang w:val="zh-TW" w:eastAsia="zh-TW"/>
          </w:rPr>
          <w:delText>如权利要求</w:delText>
        </w:r>
        <w:r w:rsidDel="00994214">
          <w:rPr>
            <w:rFonts w:ascii="楷体" w:eastAsia="楷体" w:hAnsi="楷体" w:cs="楷体"/>
            <w:sz w:val="28"/>
            <w:szCs w:val="28"/>
          </w:rPr>
          <w:delText>1</w:delText>
        </w:r>
        <w:r w:rsidDel="00994214">
          <w:rPr>
            <w:rFonts w:ascii="楷体" w:eastAsia="楷体" w:hAnsi="楷体" w:cs="楷体"/>
            <w:sz w:val="28"/>
            <w:szCs w:val="28"/>
            <w:lang w:val="zh-TW" w:eastAsia="zh-TW"/>
          </w:rPr>
          <w:delText>或</w:delText>
        </w:r>
        <w:r w:rsidDel="00994214">
          <w:rPr>
            <w:rFonts w:ascii="楷体" w:eastAsia="楷体" w:hAnsi="楷体" w:cs="楷体"/>
            <w:sz w:val="28"/>
            <w:szCs w:val="28"/>
          </w:rPr>
          <w:delText>3</w:delText>
        </w:r>
        <w:r w:rsidDel="00994214">
          <w:rPr>
            <w:rFonts w:ascii="楷体" w:eastAsia="楷体" w:hAnsi="楷体" w:cs="楷体"/>
            <w:sz w:val="28"/>
            <w:szCs w:val="28"/>
            <w:lang w:val="zh-TW" w:eastAsia="zh-TW"/>
          </w:rPr>
          <w:delText>所述的</w:delText>
        </w:r>
        <w:r w:rsidDel="00994214">
          <w:rPr>
            <w:rFonts w:ascii="楷体" w:eastAsia="楷体" w:hAnsi="楷体" w:cs="楷体"/>
            <w:spacing w:val="-6"/>
            <w:sz w:val="28"/>
            <w:szCs w:val="28"/>
            <w:lang w:val="zh-TW" w:eastAsia="zh-TW"/>
          </w:rPr>
          <w:delText>一种数据中心网络中轻量级传输时延抖动监控的方法</w:delText>
        </w:r>
        <w:r w:rsidDel="00994214">
          <w:rPr>
            <w:rFonts w:ascii="楷体" w:eastAsia="楷体" w:hAnsi="楷体" w:cs="楷体"/>
            <w:sz w:val="28"/>
            <w:szCs w:val="28"/>
            <w:lang w:val="zh-TW" w:eastAsia="zh-TW"/>
          </w:rPr>
          <w:delText>，其特征在于：所述步骤</w:delText>
        </w:r>
        <w:r w:rsidDel="00994214">
          <w:rPr>
            <w:rFonts w:ascii="楷体" w:eastAsia="楷体" w:hAnsi="楷体" w:cs="楷体"/>
            <w:sz w:val="28"/>
            <w:szCs w:val="28"/>
          </w:rPr>
          <w:delText>S2</w:delText>
        </w:r>
        <w:r w:rsidDel="00994214">
          <w:rPr>
            <w:rFonts w:ascii="楷体" w:eastAsia="楷体" w:hAnsi="楷体" w:cs="楷体"/>
            <w:sz w:val="28"/>
            <w:szCs w:val="28"/>
            <w:lang w:val="zh-TW" w:eastAsia="zh-TW"/>
          </w:rPr>
          <w:delText>具体包括：</w:delText>
        </w:r>
      </w:del>
    </w:p>
    <w:p w14:paraId="7AA4D9D2" w14:textId="03927C5B" w:rsidR="00C50226" w:rsidDel="00994214" w:rsidRDefault="00000000">
      <w:pPr>
        <w:spacing w:line="360" w:lineRule="auto"/>
        <w:ind w:firstLine="560"/>
        <w:rPr>
          <w:del w:id="266" w:author="yafei li" w:date="2026-05-12T00:02:00Z" w16du:dateUtc="2026-05-11T16:02:00Z"/>
          <w:rFonts w:ascii="楷体" w:eastAsia="楷体" w:hAnsi="楷体" w:cs="楷体"/>
          <w:sz w:val="28"/>
          <w:szCs w:val="28"/>
        </w:rPr>
      </w:pPr>
      <w:del w:id="267" w:author="yafei li" w:date="2026-05-12T00:02:00Z" w16du:dateUtc="2026-05-11T16:02:00Z">
        <w:r w:rsidDel="00994214">
          <w:rPr>
            <w:rFonts w:ascii="楷体" w:eastAsia="楷体" w:hAnsi="楷体" w:cs="楷体"/>
            <w:sz w:val="28"/>
            <w:szCs w:val="28"/>
          </w:rPr>
          <w:delText>S21:</w:delText>
        </w:r>
        <w:r w:rsidDel="00994214">
          <w:rPr>
            <w:rFonts w:ascii="楷体" w:eastAsia="楷体" w:hAnsi="楷体" w:cs="楷体"/>
            <w:sz w:val="28"/>
            <w:szCs w:val="28"/>
            <w:lang w:val="zh-TW" w:eastAsia="zh-TW"/>
          </w:rPr>
          <w:delText>定义两个</w:delText>
        </w:r>
        <w:r w:rsidDel="00994214">
          <w:rPr>
            <w:rFonts w:ascii="楷体" w:eastAsia="楷体" w:hAnsi="楷体" w:cs="楷体"/>
            <w:sz w:val="28"/>
            <w:szCs w:val="28"/>
          </w:rPr>
          <w:delText>bpf_map</w:delText>
        </w:r>
        <w:r w:rsidDel="00994214">
          <w:rPr>
            <w:rFonts w:ascii="楷体" w:eastAsia="楷体" w:hAnsi="楷体" w:cs="楷体"/>
            <w:sz w:val="28"/>
            <w:szCs w:val="28"/>
            <w:lang w:val="zh-TW" w:eastAsia="zh-TW"/>
          </w:rPr>
          <w:delText>对象存储信息：</w:delText>
        </w:r>
        <w:r w:rsidDel="00994214">
          <w:rPr>
            <w:rFonts w:ascii="楷体" w:eastAsia="楷体" w:hAnsi="楷体" w:cs="楷体"/>
            <w:sz w:val="28"/>
            <w:szCs w:val="28"/>
          </w:rPr>
          <w:delText>pid_to_flow</w:delText>
        </w:r>
        <w:r w:rsidDel="00994214">
          <w:rPr>
            <w:rFonts w:ascii="楷体" w:eastAsia="楷体" w:hAnsi="楷体" w:cs="楷体"/>
            <w:sz w:val="28"/>
            <w:szCs w:val="28"/>
            <w:lang w:val="zh-TW" w:eastAsia="zh-TW"/>
          </w:rPr>
          <w:delText>为存储不同线程的线程号对应传输流四元组信息的</w:delText>
        </w:r>
        <w:r w:rsidDel="00994214">
          <w:rPr>
            <w:rFonts w:ascii="楷体" w:eastAsia="楷体" w:hAnsi="楷体" w:cs="楷体"/>
            <w:sz w:val="28"/>
            <w:szCs w:val="28"/>
          </w:rPr>
          <w:delText>map</w:delText>
        </w:r>
        <w:r w:rsidDel="00994214">
          <w:rPr>
            <w:rFonts w:ascii="楷体" w:eastAsia="楷体" w:hAnsi="楷体" w:cs="楷体"/>
            <w:sz w:val="28"/>
            <w:szCs w:val="28"/>
            <w:lang w:val="zh-TW" w:eastAsia="zh-TW"/>
          </w:rPr>
          <w:delText>，用于区分执行函数所属传输流和线程；</w:delText>
        </w:r>
        <w:r w:rsidDel="00994214">
          <w:rPr>
            <w:rFonts w:ascii="楷体" w:eastAsia="楷体" w:hAnsi="楷体" w:cs="楷体"/>
            <w:sz w:val="28"/>
            <w:szCs w:val="28"/>
          </w:rPr>
          <w:delText xml:space="preserve">tcp_depth </w:delText>
        </w:r>
        <w:r w:rsidDel="00994214">
          <w:rPr>
            <w:rFonts w:ascii="楷体" w:eastAsia="楷体" w:hAnsi="楷体" w:cs="楷体"/>
            <w:sz w:val="28"/>
            <w:szCs w:val="28"/>
            <w:lang w:val="zh-TW" w:eastAsia="zh-TW"/>
          </w:rPr>
          <w:delText>为存储函数递归调用深度的</w:delText>
        </w:r>
        <w:r w:rsidDel="00994214">
          <w:rPr>
            <w:rFonts w:ascii="楷体" w:eastAsia="楷体" w:hAnsi="楷体" w:cs="楷体"/>
            <w:sz w:val="28"/>
            <w:szCs w:val="28"/>
          </w:rPr>
          <w:delText>map</w:delText>
        </w:r>
        <w:r w:rsidDel="00994214">
          <w:rPr>
            <w:rFonts w:ascii="楷体" w:eastAsia="楷体" w:hAnsi="楷体" w:cs="楷体"/>
            <w:sz w:val="28"/>
            <w:szCs w:val="28"/>
            <w:lang w:val="zh-TW" w:eastAsia="zh-TW"/>
          </w:rPr>
          <w:delText>，用于确定函数调用层级及其与关键操作的对应关系；</w:delText>
        </w:r>
      </w:del>
    </w:p>
    <w:p w14:paraId="214544E0" w14:textId="5A59EF3E" w:rsidR="00C50226" w:rsidDel="00994214" w:rsidRDefault="00000000">
      <w:pPr>
        <w:spacing w:line="360" w:lineRule="auto"/>
        <w:ind w:firstLine="560"/>
        <w:rPr>
          <w:del w:id="268" w:author="yafei li" w:date="2026-05-12T00:02:00Z" w16du:dateUtc="2026-05-11T16:02:00Z"/>
          <w:rFonts w:ascii="楷体" w:eastAsia="楷体" w:hAnsi="楷体" w:cs="楷体"/>
          <w:sz w:val="28"/>
          <w:szCs w:val="28"/>
        </w:rPr>
      </w:pPr>
      <w:del w:id="269" w:author="yafei li" w:date="2026-05-12T00:02:00Z" w16du:dateUtc="2026-05-11T16:02:00Z">
        <w:r w:rsidDel="00994214">
          <w:rPr>
            <w:rFonts w:ascii="楷体" w:eastAsia="楷体" w:hAnsi="楷体" w:cs="楷体"/>
            <w:sz w:val="28"/>
            <w:szCs w:val="28"/>
          </w:rPr>
          <w:delText>S22:</w:delText>
        </w:r>
        <w:r w:rsidDel="00994214">
          <w:rPr>
            <w:rFonts w:ascii="楷体" w:eastAsia="楷体" w:hAnsi="楷体" w:cs="楷体"/>
            <w:sz w:val="28"/>
            <w:szCs w:val="28"/>
            <w:lang w:val="zh-TW" w:eastAsia="zh-TW"/>
          </w:rPr>
          <w:delText>定义监控机制所需信息：</w:delText>
        </w:r>
        <w:r w:rsidDel="00994214">
          <w:rPr>
            <w:rFonts w:ascii="楷体" w:eastAsia="楷体" w:hAnsi="楷体" w:cs="楷体"/>
            <w:sz w:val="28"/>
            <w:szCs w:val="28"/>
          </w:rPr>
          <w:delText>flow_tuple</w:delText>
        </w:r>
        <w:r w:rsidDel="00994214">
          <w:rPr>
            <w:rFonts w:ascii="楷体" w:eastAsia="楷体" w:hAnsi="楷体" w:cs="楷体"/>
            <w:sz w:val="28"/>
            <w:szCs w:val="28"/>
            <w:lang w:val="zh-TW" w:eastAsia="zh-TW"/>
          </w:rPr>
          <w:delText>存储不同传输流的四元组信息；</w:delText>
        </w:r>
        <w:r w:rsidDel="00994214">
          <w:rPr>
            <w:rFonts w:ascii="楷体" w:eastAsia="楷体" w:hAnsi="楷体" w:cs="楷体"/>
            <w:sz w:val="28"/>
            <w:szCs w:val="28"/>
          </w:rPr>
          <w:delText>depth</w:delText>
        </w:r>
        <w:r w:rsidDel="00994214">
          <w:rPr>
            <w:rFonts w:ascii="楷体" w:eastAsia="楷体" w:hAnsi="楷体" w:cs="楷体"/>
            <w:sz w:val="28"/>
            <w:szCs w:val="28"/>
            <w:lang w:val="zh-TW" w:eastAsia="zh-TW"/>
          </w:rPr>
          <w:delText>和</w:delText>
        </w:r>
        <w:r w:rsidDel="00994214">
          <w:rPr>
            <w:rFonts w:ascii="楷体" w:eastAsia="楷体" w:hAnsi="楷体" w:cs="楷体"/>
            <w:sz w:val="28"/>
            <w:szCs w:val="28"/>
          </w:rPr>
          <w:delText>max_depth</w:delText>
        </w:r>
        <w:r w:rsidDel="00994214">
          <w:rPr>
            <w:rFonts w:ascii="楷体" w:eastAsia="楷体" w:hAnsi="楷体" w:cs="楷体"/>
            <w:sz w:val="28"/>
            <w:szCs w:val="28"/>
            <w:lang w:val="zh-TW" w:eastAsia="zh-TW"/>
          </w:rPr>
          <w:delText>分别存储当前递归调用深度和最大递归调用深度；</w:delText>
        </w:r>
        <w:r w:rsidDel="00994214">
          <w:rPr>
            <w:rFonts w:ascii="楷体" w:eastAsia="楷体" w:hAnsi="楷体" w:cs="楷体"/>
            <w:sz w:val="28"/>
            <w:szCs w:val="28"/>
          </w:rPr>
          <w:delText>stack</w:delText>
        </w:r>
        <w:r w:rsidDel="00994214">
          <w:rPr>
            <w:rFonts w:ascii="楷体" w:eastAsia="楷体" w:hAnsi="楷体" w:cs="楷体"/>
            <w:sz w:val="28"/>
            <w:szCs w:val="28"/>
            <w:lang w:val="zh-TW" w:eastAsia="zh-TW"/>
          </w:rPr>
          <w:delText>存储当前函数调用关系中各递归调用函数的地址信息和调用关系；</w:delText>
        </w:r>
        <w:r w:rsidDel="00994214">
          <w:rPr>
            <w:rFonts w:ascii="楷体" w:eastAsia="楷体" w:hAnsi="楷体" w:cs="楷体"/>
            <w:sz w:val="28"/>
            <w:szCs w:val="28"/>
          </w:rPr>
          <w:delText>func_latency</w:delText>
        </w:r>
        <w:r w:rsidDel="00994214">
          <w:rPr>
            <w:rFonts w:ascii="楷体" w:eastAsia="楷体" w:hAnsi="楷体" w:cs="楷体"/>
            <w:sz w:val="28"/>
            <w:szCs w:val="28"/>
            <w:lang w:val="zh-TW" w:eastAsia="zh-TW"/>
          </w:rPr>
          <w:delText>存储当前追踪函数的被调用时的内核时间戳和函数回调时的内核时间戳；</w:delText>
        </w:r>
      </w:del>
    </w:p>
    <w:p w14:paraId="79701B51" w14:textId="2D884FD1" w:rsidR="00C50226" w:rsidDel="00994214" w:rsidRDefault="00000000">
      <w:pPr>
        <w:spacing w:line="360" w:lineRule="auto"/>
        <w:rPr>
          <w:del w:id="270" w:author="yafei li" w:date="2026-05-12T00:02:00Z" w16du:dateUtc="2026-05-11T16:02:00Z"/>
          <w:rFonts w:ascii="楷体" w:eastAsia="楷体" w:hAnsi="楷体" w:cs="楷体"/>
          <w:sz w:val="28"/>
          <w:szCs w:val="28"/>
        </w:rPr>
      </w:pPr>
      <w:del w:id="271" w:author="yafei li" w:date="2026-05-12T00:02:00Z" w16du:dateUtc="2026-05-11T16:02:00Z">
        <w:r w:rsidDel="00994214">
          <w:rPr>
            <w:rFonts w:ascii="楷体" w:eastAsia="楷体" w:hAnsi="楷体" w:cs="楷体"/>
            <w:sz w:val="28"/>
            <w:szCs w:val="28"/>
          </w:rPr>
          <w:delText xml:space="preserve">    S23</w:delText>
        </w:r>
        <w:r w:rsidDel="00994214">
          <w:rPr>
            <w:rFonts w:ascii="楷体" w:eastAsia="楷体" w:hAnsi="楷体" w:cs="楷体"/>
            <w:sz w:val="28"/>
            <w:szCs w:val="28"/>
            <w:lang w:val="zh-TW" w:eastAsia="zh-TW"/>
          </w:rPr>
          <w:delText>：向内核态各项操作的每个函数添加监控点：在函数执行前添加调用追踪点</w:delText>
        </w:r>
        <w:r w:rsidDel="00994214">
          <w:rPr>
            <w:rFonts w:ascii="楷体" w:eastAsia="楷体" w:hAnsi="楷体" w:cs="楷体"/>
            <w:sz w:val="28"/>
            <w:szCs w:val="28"/>
          </w:rPr>
          <w:delText>fentry</w:delText>
        </w:r>
        <w:r w:rsidDel="00994214">
          <w:rPr>
            <w:rFonts w:ascii="楷体" w:eastAsia="楷体" w:hAnsi="楷体" w:cs="楷体"/>
            <w:sz w:val="28"/>
            <w:szCs w:val="28"/>
            <w:lang w:val="zh-TW" w:eastAsia="zh-TW"/>
          </w:rPr>
          <w:delText>或</w:delText>
        </w:r>
        <w:r w:rsidDel="00994214">
          <w:rPr>
            <w:rFonts w:ascii="楷体" w:eastAsia="楷体" w:hAnsi="楷体" w:cs="楷体"/>
            <w:sz w:val="28"/>
            <w:szCs w:val="28"/>
          </w:rPr>
          <w:delText>kprobe</w:delText>
        </w:r>
        <w:r w:rsidDel="00994214">
          <w:rPr>
            <w:rFonts w:ascii="楷体" w:eastAsia="楷体" w:hAnsi="楷体" w:cs="楷体"/>
            <w:sz w:val="28"/>
            <w:szCs w:val="28"/>
            <w:lang w:val="zh-TW" w:eastAsia="zh-TW"/>
          </w:rPr>
          <w:delText>，记录目标函数被调用时的内核时间戳、函数所属的线程号和传输流四元组信息，并更新调用深度；在函数执行完成回调时添加回调追踪点</w:delText>
        </w:r>
        <w:r w:rsidDel="00994214">
          <w:rPr>
            <w:rFonts w:ascii="楷体" w:eastAsia="楷体" w:hAnsi="楷体" w:cs="楷体"/>
            <w:sz w:val="28"/>
            <w:szCs w:val="28"/>
          </w:rPr>
          <w:delText>fexit</w:delText>
        </w:r>
        <w:r w:rsidDel="00994214">
          <w:rPr>
            <w:rFonts w:ascii="楷体" w:eastAsia="楷体" w:hAnsi="楷体" w:cs="楷体"/>
            <w:sz w:val="28"/>
            <w:szCs w:val="28"/>
            <w:lang w:val="zh-TW" w:eastAsia="zh-TW"/>
          </w:rPr>
          <w:delText>或</w:delText>
        </w:r>
        <w:r w:rsidDel="00994214">
          <w:rPr>
            <w:rFonts w:ascii="楷体" w:eastAsia="楷体" w:hAnsi="楷体" w:cs="楷体"/>
            <w:sz w:val="28"/>
            <w:szCs w:val="28"/>
          </w:rPr>
          <w:delText>kretprobe</w:delText>
        </w:r>
        <w:r w:rsidDel="00994214">
          <w:rPr>
            <w:rFonts w:ascii="楷体" w:eastAsia="楷体" w:hAnsi="楷体" w:cs="楷体"/>
            <w:sz w:val="28"/>
            <w:szCs w:val="28"/>
            <w:lang w:val="zh-TW" w:eastAsia="zh-TW"/>
          </w:rPr>
          <w:delText>，记录目标函数回调时的内核时间戳；通过对比回调和调用函数的内核时间戳，观察传输函数的执行时间波动，并根据调用关系对应到各个关键操作中。</w:delText>
        </w:r>
      </w:del>
    </w:p>
    <w:p w14:paraId="5CD4D960" w14:textId="1A710FED" w:rsidR="00C50226" w:rsidDel="00994214" w:rsidRDefault="00000000">
      <w:pPr>
        <w:spacing w:line="360" w:lineRule="auto"/>
        <w:rPr>
          <w:del w:id="272" w:author="yafei li" w:date="2026-05-12T00:02:00Z" w16du:dateUtc="2026-05-11T16:02:00Z"/>
          <w:rFonts w:ascii="楷体" w:eastAsia="楷体" w:hAnsi="楷体" w:cs="楷体"/>
          <w:sz w:val="28"/>
          <w:szCs w:val="28"/>
        </w:rPr>
      </w:pPr>
      <w:del w:id="273" w:author="yafei li" w:date="2026-05-12T00:02:00Z" w16du:dateUtc="2026-05-11T16:02:00Z">
        <w:r w:rsidDel="00994214">
          <w:rPr>
            <w:rFonts w:ascii="楷体" w:eastAsia="楷体" w:hAnsi="楷体" w:cs="楷体"/>
            <w:sz w:val="28"/>
            <w:szCs w:val="28"/>
          </w:rPr>
          <w:delText>5.</w:delText>
        </w:r>
        <w:r w:rsidDel="00994214">
          <w:rPr>
            <w:rFonts w:ascii="楷体" w:eastAsia="楷体" w:hAnsi="楷体" w:cs="楷体"/>
            <w:sz w:val="28"/>
            <w:szCs w:val="28"/>
            <w:lang w:val="zh-TW" w:eastAsia="zh-TW"/>
          </w:rPr>
          <w:delText>如权利要求</w:delText>
        </w:r>
        <w:r w:rsidDel="00994214">
          <w:rPr>
            <w:rFonts w:ascii="楷体" w:eastAsia="楷体" w:hAnsi="楷体" w:cs="楷体"/>
            <w:sz w:val="28"/>
            <w:szCs w:val="28"/>
          </w:rPr>
          <w:delText>4</w:delText>
        </w:r>
        <w:r w:rsidDel="00994214">
          <w:rPr>
            <w:rFonts w:ascii="楷体" w:eastAsia="楷体" w:hAnsi="楷体" w:cs="楷体"/>
            <w:sz w:val="28"/>
            <w:szCs w:val="28"/>
            <w:lang w:val="zh-TW" w:eastAsia="zh-TW"/>
          </w:rPr>
          <w:delText>所述的</w:delText>
        </w:r>
        <w:r w:rsidDel="00994214">
          <w:rPr>
            <w:rFonts w:ascii="楷体" w:eastAsia="楷体" w:hAnsi="楷体" w:cs="楷体"/>
            <w:spacing w:val="-6"/>
            <w:sz w:val="28"/>
            <w:szCs w:val="28"/>
            <w:lang w:val="zh-TW" w:eastAsia="zh-TW"/>
          </w:rPr>
          <w:delText>一种数据中心网络中轻量级传输时延抖动监控的方法</w:delText>
        </w:r>
        <w:r w:rsidDel="00994214">
          <w:rPr>
            <w:rFonts w:ascii="楷体" w:eastAsia="楷体" w:hAnsi="楷体" w:cs="楷体"/>
            <w:sz w:val="28"/>
            <w:szCs w:val="28"/>
            <w:lang w:val="zh-TW" w:eastAsia="zh-TW"/>
          </w:rPr>
          <w:delText>，其特征在于：所述步骤</w:delText>
        </w:r>
        <w:r w:rsidDel="00994214">
          <w:rPr>
            <w:rFonts w:ascii="楷体" w:eastAsia="楷体" w:hAnsi="楷体" w:cs="楷体"/>
            <w:sz w:val="28"/>
            <w:szCs w:val="28"/>
          </w:rPr>
          <w:delText>S3</w:delText>
        </w:r>
        <w:r w:rsidDel="00994214">
          <w:rPr>
            <w:rFonts w:ascii="楷体" w:eastAsia="楷体" w:hAnsi="楷体" w:cs="楷体"/>
            <w:sz w:val="28"/>
            <w:szCs w:val="28"/>
            <w:lang w:val="zh-TW" w:eastAsia="zh-TW"/>
          </w:rPr>
          <w:delText>中，当前监控点的开销分析具体为：定义函数递归调用的入口为最顶层，此层包含函数数量最少且能完整覆盖各个关键操作的执行时间，记录监控仅各个关键操作最顶层时的监控机制执行时间开销，将此作为分析基准，机制运行时记录机制的执行时间开销，对比基准作为当前时段机制执行开销的变化量。</w:delText>
        </w:r>
      </w:del>
    </w:p>
    <w:p w14:paraId="6CA427BE" w14:textId="3DA46274" w:rsidR="00C50226" w:rsidDel="00994214" w:rsidRDefault="00000000">
      <w:pPr>
        <w:spacing w:line="360" w:lineRule="auto"/>
        <w:rPr>
          <w:del w:id="274" w:author="yafei li" w:date="2026-05-12T00:02:00Z" w16du:dateUtc="2026-05-11T16:02:00Z"/>
          <w:rFonts w:ascii="楷体" w:eastAsia="楷体" w:hAnsi="楷体" w:cs="楷体"/>
          <w:sz w:val="28"/>
          <w:szCs w:val="28"/>
        </w:rPr>
      </w:pPr>
      <w:del w:id="275" w:author="yafei li" w:date="2026-05-12T00:02:00Z" w16du:dateUtc="2026-05-11T16:02:00Z">
        <w:r w:rsidDel="00994214">
          <w:rPr>
            <w:rFonts w:ascii="楷体" w:eastAsia="楷体" w:hAnsi="楷体" w:cs="楷体"/>
            <w:sz w:val="28"/>
            <w:szCs w:val="28"/>
          </w:rPr>
          <w:delText xml:space="preserve">6. </w:delText>
        </w:r>
        <w:r w:rsidDel="00994214">
          <w:rPr>
            <w:rFonts w:ascii="楷体" w:eastAsia="楷体" w:hAnsi="楷体" w:cs="楷体"/>
            <w:sz w:val="28"/>
            <w:szCs w:val="28"/>
            <w:lang w:val="zh-TW" w:eastAsia="zh-TW"/>
          </w:rPr>
          <w:delText>如权利要求</w:delText>
        </w:r>
        <w:r w:rsidDel="00994214">
          <w:rPr>
            <w:rFonts w:ascii="楷体" w:eastAsia="楷体" w:hAnsi="楷体" w:cs="楷体"/>
            <w:sz w:val="28"/>
            <w:szCs w:val="28"/>
          </w:rPr>
          <w:delText>4</w:delText>
        </w:r>
        <w:r w:rsidDel="00994214">
          <w:rPr>
            <w:rFonts w:ascii="楷体" w:eastAsia="楷体" w:hAnsi="楷体" w:cs="楷体"/>
            <w:sz w:val="28"/>
            <w:szCs w:val="28"/>
            <w:lang w:val="zh-TW" w:eastAsia="zh-TW"/>
          </w:rPr>
          <w:delText>所述的</w:delText>
        </w:r>
        <w:r w:rsidDel="00994214">
          <w:rPr>
            <w:rFonts w:ascii="楷体" w:eastAsia="楷体" w:hAnsi="楷体" w:cs="楷体"/>
            <w:spacing w:val="-6"/>
            <w:sz w:val="28"/>
            <w:szCs w:val="28"/>
            <w:lang w:val="zh-TW" w:eastAsia="zh-TW"/>
          </w:rPr>
          <w:delText>一种数据中心网络中轻量级传输时延抖动监控的方法</w:delText>
        </w:r>
        <w:r w:rsidDel="00994214">
          <w:rPr>
            <w:rFonts w:ascii="楷体" w:eastAsia="楷体" w:hAnsi="楷体" w:cs="楷体"/>
            <w:sz w:val="28"/>
            <w:szCs w:val="28"/>
            <w:lang w:val="zh-TW" w:eastAsia="zh-TW"/>
          </w:rPr>
          <w:delText>，其特征在于：所述步骤</w:delText>
        </w:r>
        <w:r w:rsidDel="00994214">
          <w:rPr>
            <w:rFonts w:ascii="楷体" w:eastAsia="楷体" w:hAnsi="楷体" w:cs="楷体"/>
            <w:sz w:val="28"/>
            <w:szCs w:val="28"/>
          </w:rPr>
          <w:delText>S3</w:delText>
        </w:r>
        <w:r w:rsidDel="00994214">
          <w:rPr>
            <w:rFonts w:ascii="楷体" w:eastAsia="楷体" w:hAnsi="楷体" w:cs="楷体"/>
            <w:sz w:val="28"/>
            <w:szCs w:val="28"/>
            <w:lang w:val="zh-TW" w:eastAsia="zh-TW"/>
          </w:rPr>
          <w:delText>中，当前监控点获得的性能收益分析具体为：建立每层函数及其调用频率与收益的相关关系，随着调用层级的深入以及函数被调用频率的增加，监控该函数获得的监控粒度收益增加。</w:delText>
        </w:r>
      </w:del>
    </w:p>
    <w:p w14:paraId="70958521" w14:textId="062115CD" w:rsidR="00C50226" w:rsidDel="00994214" w:rsidRDefault="00000000">
      <w:pPr>
        <w:spacing w:line="360" w:lineRule="auto"/>
        <w:rPr>
          <w:del w:id="276" w:author="yafei li" w:date="2026-05-12T00:02:00Z" w16du:dateUtc="2026-05-11T16:02:00Z"/>
          <w:rFonts w:ascii="楷体" w:eastAsia="楷体" w:hAnsi="楷体" w:cs="楷体"/>
          <w:sz w:val="28"/>
          <w:szCs w:val="28"/>
        </w:rPr>
      </w:pPr>
      <w:del w:id="277" w:author="yafei li" w:date="2026-05-12T00:02:00Z" w16du:dateUtc="2026-05-11T16:02:00Z">
        <w:r w:rsidDel="00994214">
          <w:rPr>
            <w:rFonts w:ascii="楷体" w:eastAsia="楷体" w:hAnsi="楷体" w:cs="楷体"/>
            <w:sz w:val="28"/>
            <w:szCs w:val="28"/>
          </w:rPr>
          <w:delText xml:space="preserve">7. </w:delText>
        </w:r>
        <w:r w:rsidDel="00994214">
          <w:rPr>
            <w:rFonts w:ascii="楷体" w:eastAsia="楷体" w:hAnsi="楷体" w:cs="楷体"/>
            <w:spacing w:val="-6"/>
            <w:sz w:val="28"/>
            <w:szCs w:val="28"/>
            <w:lang w:val="zh-TW" w:eastAsia="zh-TW"/>
          </w:rPr>
          <w:delText>一种数据中心网络中轻量级传输时延抖动监控</w:delText>
        </w:r>
        <w:r w:rsidDel="00994214">
          <w:rPr>
            <w:rFonts w:ascii="楷体" w:eastAsia="楷体" w:hAnsi="楷体" w:cs="楷体"/>
            <w:sz w:val="28"/>
            <w:szCs w:val="28"/>
            <w:lang w:val="zh-TW" w:eastAsia="zh-TW"/>
          </w:rPr>
          <w:delText>系统，包括计算机程序，其特征在于：所述计算机程序被处理器执行时实现如上述任一种所述方法的步骤。</w:delText>
        </w:r>
      </w:del>
    </w:p>
    <w:p w14:paraId="33212C6A" w14:textId="77777777" w:rsidR="00C50226" w:rsidRDefault="00C50226">
      <w:pPr>
        <w:spacing w:line="360" w:lineRule="auto"/>
        <w:rPr>
          <w:rFonts w:ascii="楷体" w:eastAsia="楷体" w:hAnsi="楷体" w:cs="楷体"/>
          <w:sz w:val="28"/>
          <w:szCs w:val="28"/>
        </w:rPr>
      </w:pPr>
    </w:p>
    <w:p w14:paraId="1AB1A7DD" w14:textId="77777777" w:rsidR="00C50226" w:rsidRDefault="00C50226">
      <w:pPr>
        <w:spacing w:line="360" w:lineRule="auto"/>
        <w:rPr>
          <w:rFonts w:hint="eastAsia"/>
        </w:rPr>
        <w:sectPr w:rsidR="00C50226">
          <w:headerReference w:type="default" r:id="rId15"/>
          <w:footerReference w:type="default" r:id="rId16"/>
          <w:pgSz w:w="11900" w:h="16840"/>
          <w:pgMar w:top="1418" w:right="851" w:bottom="851" w:left="1418" w:header="794" w:footer="113" w:gutter="0"/>
          <w:pgNumType w:start="1"/>
          <w:cols w:space="720"/>
        </w:sectPr>
      </w:pPr>
    </w:p>
    <w:p w14:paraId="45C100EB" w14:textId="1F1AFE4B" w:rsidR="00AA07BB" w:rsidRPr="00AA07BB" w:rsidRDefault="00000000" w:rsidP="00AA07BB">
      <w:pPr>
        <w:spacing w:line="360" w:lineRule="auto"/>
        <w:jc w:val="center"/>
        <w:rPr>
          <w:rFonts w:ascii="楷体" w:eastAsia="楷体" w:hAnsi="楷体" w:cs="楷体" w:hint="eastAsia"/>
          <w:spacing w:val="-6"/>
          <w:sz w:val="28"/>
          <w:szCs w:val="28"/>
          <w:lang w:val="zh-TW"/>
          <w:rPrChange w:id="278" w:author="yafei li" w:date="2026-05-12T00:33:00Z" w16du:dateUtc="2026-05-11T16:33:00Z">
            <w:rPr>
              <w:rFonts w:ascii="楷体" w:eastAsia="楷体" w:hAnsi="楷体" w:cs="楷体" w:hint="eastAsia"/>
              <w:sz w:val="28"/>
              <w:szCs w:val="28"/>
            </w:rPr>
          </w:rPrChange>
        </w:rPr>
        <w:pPrChange w:id="279" w:author="yafei li" w:date="2026-05-12T00:33:00Z" w16du:dateUtc="2026-05-11T16:33:00Z">
          <w:pPr>
            <w:spacing w:line="360" w:lineRule="auto"/>
          </w:pPr>
        </w:pPrChange>
      </w:pPr>
      <w:del w:id="280" w:author="yafei li" w:date="2026-05-12T00:33:00Z" w16du:dateUtc="2026-05-11T16:33:00Z">
        <w:r w:rsidDel="00AA07BB">
          <w:rPr>
            <w:rFonts w:ascii="楷体" w:eastAsia="楷体" w:hAnsi="楷体" w:cs="楷体"/>
            <w:spacing w:val="-6"/>
            <w:sz w:val="28"/>
            <w:szCs w:val="28"/>
            <w:lang w:val="zh-TW" w:eastAsia="zh-TW"/>
          </w:rPr>
          <w:lastRenderedPageBreak/>
          <w:delText>一种数据中心网络中轻量级传输时延抖动监控的方法及系统</w:delText>
        </w:r>
      </w:del>
      <w:ins w:id="281" w:author="yafei li" w:date="2026-05-12T00:33:00Z" w16du:dateUtc="2026-05-11T16:33:00Z">
        <w:r w:rsidR="00AA07BB" w:rsidRPr="00AA07BB">
          <w:rPr>
            <w:rFonts w:ascii="楷体" w:eastAsia="楷体" w:hAnsi="楷体"/>
            <w:sz w:val="28"/>
            <w:szCs w:val="28"/>
            <w:rPrChange w:id="282" w:author="yafei li" w:date="2026-05-12T00:33:00Z" w16du:dateUtc="2026-05-11T16:33:00Z">
              <w:rPr>
                <w:rFonts w:ascii="楷体" w:eastAsia="楷体" w:hAnsi="楷体"/>
                <w:sz w:val="28"/>
                <w:szCs w:val="28"/>
                <w:u w:val="single"/>
              </w:rPr>
            </w:rPrChange>
          </w:rPr>
          <w:t>一种边缘容器集群中分布式推理任务细粒度资源调度的方法及系统</w:t>
        </w:r>
      </w:ins>
    </w:p>
    <w:p w14:paraId="035BFFD0" w14:textId="77777777" w:rsidR="00C50226" w:rsidRDefault="00000000">
      <w:pPr>
        <w:spacing w:line="360" w:lineRule="auto"/>
        <w:rPr>
          <w:rFonts w:ascii="楷体" w:eastAsia="楷体" w:hAnsi="楷体" w:cs="楷体"/>
          <w:b/>
          <w:bCs/>
          <w:sz w:val="28"/>
          <w:szCs w:val="28"/>
          <w:lang w:val="zh-TW" w:eastAsia="zh-TW"/>
        </w:rPr>
      </w:pPr>
      <w:r>
        <w:rPr>
          <w:rFonts w:ascii="楷体" w:eastAsia="楷体" w:hAnsi="楷体" w:cs="楷体"/>
          <w:b/>
          <w:bCs/>
          <w:sz w:val="28"/>
          <w:szCs w:val="28"/>
          <w:lang w:val="zh-TW" w:eastAsia="zh-TW"/>
        </w:rPr>
        <w:t>技术领域</w:t>
      </w:r>
    </w:p>
    <w:p w14:paraId="4E3F974E" w14:textId="1622D920" w:rsidR="00AA07BB" w:rsidRPr="00AA07BB" w:rsidRDefault="00000000" w:rsidP="00AA07BB">
      <w:pPr>
        <w:spacing w:line="360" w:lineRule="auto"/>
        <w:ind w:firstLine="560"/>
        <w:rPr>
          <w:rFonts w:ascii="楷体" w:eastAsia="楷体" w:hAnsi="楷体" w:cs="楷体" w:hint="eastAsia"/>
          <w:sz w:val="28"/>
          <w:szCs w:val="28"/>
          <w:lang w:val="zh-TW"/>
          <w:rPrChange w:id="283" w:author="yafei li" w:date="2026-05-12T00:40:00Z" w16du:dateUtc="2026-05-11T16:40:00Z">
            <w:rPr>
              <w:rFonts w:ascii="楷体" w:eastAsia="楷体" w:hAnsi="楷体" w:cs="楷体" w:hint="eastAsia"/>
              <w:spacing w:val="-6"/>
              <w:sz w:val="28"/>
              <w:szCs w:val="28"/>
              <w:u w:val="single"/>
              <w:lang w:val="zh-TW"/>
            </w:rPr>
          </w:rPrChange>
        </w:rPr>
        <w:pPrChange w:id="284" w:author="yafei li" w:date="2026-05-12T00:40:00Z" w16du:dateUtc="2026-05-11T16:40:00Z">
          <w:pPr>
            <w:spacing w:line="360" w:lineRule="auto"/>
          </w:pPr>
        </w:pPrChange>
      </w:pPr>
      <w:del w:id="285" w:author="yafei li" w:date="2026-05-12T00:35:00Z" w16du:dateUtc="2026-05-11T16:35:00Z">
        <w:r w:rsidDel="00AA07BB">
          <w:rPr>
            <w:rFonts w:ascii="楷体" w:eastAsia="楷体" w:hAnsi="楷体" w:cs="楷体"/>
            <w:sz w:val="28"/>
            <w:szCs w:val="28"/>
            <w:lang w:val="zh-TW" w:eastAsia="zh-TW"/>
          </w:rPr>
          <w:delText xml:space="preserve">    </w:delText>
        </w:r>
      </w:del>
      <w:r>
        <w:rPr>
          <w:rFonts w:ascii="楷体" w:eastAsia="楷体" w:hAnsi="楷体" w:cs="楷体"/>
          <w:sz w:val="28"/>
          <w:szCs w:val="28"/>
          <w:lang w:val="zh-TW" w:eastAsia="zh-TW"/>
        </w:rPr>
        <w:t>本发明属于</w:t>
      </w:r>
      <w:del w:id="286" w:author="yafei li" w:date="2026-05-12T00:39:00Z" w16du:dateUtc="2026-05-11T16:39:00Z">
        <w:r w:rsidDel="00AA07BB">
          <w:rPr>
            <w:rFonts w:ascii="楷体" w:eastAsia="楷体" w:hAnsi="楷体" w:cs="楷体" w:hint="eastAsia"/>
            <w:sz w:val="28"/>
            <w:szCs w:val="28"/>
            <w:lang w:val="zh-TW" w:eastAsia="zh-TW"/>
          </w:rPr>
          <w:delText>数据中心网</w:delText>
        </w:r>
      </w:del>
      <w:ins w:id="287" w:author="yafei li" w:date="2026-05-12T00:39:00Z" w16du:dateUtc="2026-05-11T16:39:00Z">
        <w:r w:rsidR="00AA07BB">
          <w:rPr>
            <w:rFonts w:ascii="楷体" w:eastAsia="楷体" w:hAnsi="楷体" w:cs="楷体" w:hint="eastAsia"/>
            <w:sz w:val="28"/>
            <w:szCs w:val="28"/>
            <w:lang w:val="zh-TW" w:eastAsia="zh-TW"/>
          </w:rPr>
          <w:t>边缘计算</w:t>
        </w:r>
      </w:ins>
      <w:del w:id="288" w:author="yafei li" w:date="2026-05-12T00:39:00Z" w16du:dateUtc="2026-05-11T16:39:00Z">
        <w:r w:rsidDel="00AA07BB">
          <w:rPr>
            <w:rFonts w:ascii="楷体" w:eastAsia="楷体" w:hAnsi="楷体" w:cs="楷体"/>
            <w:sz w:val="28"/>
            <w:szCs w:val="28"/>
            <w:lang w:val="zh-TW" w:eastAsia="zh-TW"/>
          </w:rPr>
          <w:delText>络</w:delText>
        </w:r>
      </w:del>
      <w:ins w:id="289" w:author="yafei li" w:date="2026-05-12T00:39:00Z" w16du:dateUtc="2026-05-11T16:39:00Z">
        <w:r w:rsidR="00AA07BB">
          <w:rPr>
            <w:rFonts w:ascii="楷体" w:eastAsia="楷体" w:hAnsi="楷体" w:cs="楷体" w:hint="eastAsia"/>
            <w:sz w:val="28"/>
            <w:szCs w:val="28"/>
            <w:lang w:val="zh-TW"/>
          </w:rPr>
          <w:t>、</w:t>
        </w:r>
      </w:ins>
      <w:del w:id="290" w:author="yafei li" w:date="2026-05-12T00:39:00Z" w16du:dateUtc="2026-05-11T16:39:00Z">
        <w:r w:rsidRPr="00AA07BB" w:rsidDel="00AA07BB">
          <w:rPr>
            <w:rFonts w:ascii="楷体" w:eastAsia="楷体" w:hAnsi="楷体" w:cs="楷体"/>
            <w:color w:val="000000"/>
            <w:kern w:val="2"/>
            <w:sz w:val="28"/>
            <w:szCs w:val="28"/>
            <w:u w:color="000000"/>
            <w:bdr w:val="nil"/>
            <w:rPrChange w:id="291" w:author="yafei li" w:date="2026-05-12T00:39:00Z" w16du:dateUtc="2026-05-11T16:39:00Z">
              <w:rPr>
                <w:rFonts w:ascii="楷体" w:eastAsia="楷体" w:hAnsi="楷体" w:cs="楷体"/>
                <w:sz w:val="28"/>
                <w:szCs w:val="28"/>
                <w:lang w:val="zh-TW" w:eastAsia="zh-TW"/>
              </w:rPr>
            </w:rPrChange>
          </w:rPr>
          <w:delText>和</w:delText>
        </w:r>
      </w:del>
      <w:ins w:id="292" w:author="yafei li" w:date="2026-05-12T00:39:00Z" w16du:dateUtc="2026-05-11T16:39:00Z">
        <w:r w:rsidR="00AA07BB" w:rsidRPr="00AA07BB">
          <w:rPr>
            <w:rFonts w:ascii="楷体" w:eastAsia="楷体" w:hAnsi="楷体" w:cs="楷体"/>
            <w:color w:val="000000"/>
            <w:kern w:val="2"/>
            <w:sz w:val="28"/>
            <w:szCs w:val="28"/>
            <w:u w:color="000000"/>
            <w:bdr w:val="nil"/>
            <w:rPrChange w:id="293" w:author="yafei li" w:date="2026-05-12T00:39:00Z" w16du:dateUtc="2026-05-11T16:39:00Z">
              <w:rPr/>
            </w:rPrChange>
          </w:rPr>
          <w:t>分布式大模型推理</w:t>
        </w:r>
        <w:r w:rsidR="00AA07BB">
          <w:rPr>
            <w:rFonts w:ascii="楷体" w:eastAsia="楷体" w:hAnsi="楷体" w:cs="楷体" w:hint="eastAsia"/>
            <w:color w:val="000000"/>
            <w:kern w:val="2"/>
            <w:sz w:val="28"/>
            <w:szCs w:val="28"/>
            <w:u w:color="000000"/>
            <w:bdr w:val="nil"/>
          </w:rPr>
          <w:t>与</w:t>
        </w:r>
      </w:ins>
      <w:ins w:id="294" w:author="yafei li" w:date="2026-05-12T00:40:00Z" w16du:dateUtc="2026-05-11T16:40:00Z">
        <w:r w:rsidR="00AA07BB">
          <w:rPr>
            <w:rFonts w:ascii="楷体" w:eastAsia="楷体" w:hAnsi="楷体" w:cs="楷体" w:hint="eastAsia"/>
            <w:color w:val="000000"/>
            <w:kern w:val="2"/>
            <w:sz w:val="28"/>
            <w:szCs w:val="28"/>
            <w:u w:color="000000"/>
            <w:bdr w:val="nil"/>
          </w:rPr>
          <w:t>容器调度</w:t>
        </w:r>
      </w:ins>
      <w:del w:id="295" w:author="yafei li" w:date="2026-05-12T00:39:00Z" w16du:dateUtc="2026-05-11T16:39:00Z">
        <w:r w:rsidDel="00AA07BB">
          <w:rPr>
            <w:rFonts w:ascii="楷体" w:eastAsia="楷体" w:hAnsi="楷体" w:cs="楷体"/>
            <w:sz w:val="28"/>
            <w:szCs w:val="28"/>
            <w:lang w:val="zh-TW" w:eastAsia="zh-TW"/>
          </w:rPr>
          <w:delText>网络传输系统</w:delText>
        </w:r>
      </w:del>
      <w:r>
        <w:rPr>
          <w:rFonts w:ascii="楷体" w:eastAsia="楷体" w:hAnsi="楷体" w:cs="楷体"/>
          <w:sz w:val="28"/>
          <w:szCs w:val="28"/>
          <w:lang w:val="zh-TW" w:eastAsia="zh-TW"/>
        </w:rPr>
        <w:t>的技术领域，</w:t>
      </w:r>
      <w:del w:id="296" w:author="yafei li" w:date="2026-05-12T00:40:00Z" w16du:dateUtc="2026-05-11T16:40:00Z">
        <w:r w:rsidDel="00AA07BB">
          <w:rPr>
            <w:rFonts w:ascii="楷体" w:eastAsia="楷体" w:hAnsi="楷体" w:cs="楷体"/>
            <w:sz w:val="28"/>
            <w:szCs w:val="28"/>
            <w:lang w:val="zh-TW" w:eastAsia="zh-TW"/>
          </w:rPr>
          <w:delText>具体涉及</w:delText>
        </w:r>
        <w:r w:rsidDel="00AA07BB">
          <w:rPr>
            <w:rFonts w:ascii="楷体" w:eastAsia="楷体" w:hAnsi="楷体" w:cs="楷体"/>
            <w:spacing w:val="-6"/>
            <w:sz w:val="28"/>
            <w:szCs w:val="28"/>
            <w:lang w:val="zh-TW" w:eastAsia="zh-TW"/>
          </w:rPr>
          <w:delText>一种数据中心网络中轻量级传输时延抖动监控的方法及系统</w:delText>
        </w:r>
        <w:r w:rsidDel="00AA07BB">
          <w:rPr>
            <w:rFonts w:ascii="楷体" w:eastAsia="楷体" w:hAnsi="楷体" w:cs="楷体"/>
            <w:sz w:val="28"/>
            <w:szCs w:val="28"/>
            <w:lang w:val="zh-TW" w:eastAsia="zh-TW"/>
          </w:rPr>
          <w:delText>。</w:delText>
        </w:r>
      </w:del>
      <w:ins w:id="297" w:author="yafei li" w:date="2026-05-12T00:35:00Z" w16du:dateUtc="2026-05-11T16:35:00Z">
        <w:r w:rsidR="00AA07BB" w:rsidRPr="00AA07BB">
          <w:rPr>
            <w:rFonts w:ascii="楷体" w:eastAsia="楷体" w:hAnsi="楷体" w:cs="楷体"/>
            <w:color w:val="000000"/>
            <w:kern w:val="2"/>
            <w:sz w:val="28"/>
            <w:szCs w:val="28"/>
            <w:u w:color="000000"/>
            <w:bdr w:val="nil"/>
            <w:rPrChange w:id="298" w:author="yafei li" w:date="2026-05-12T00:35:00Z" w16du:dateUtc="2026-05-11T16:35:00Z">
              <w:rPr/>
            </w:rPrChange>
          </w:rPr>
          <w:t>具体涉及一种边缘容器集群中分布式推理任务的细粒度资源调度的方法及系统。</w:t>
        </w:r>
      </w:ins>
    </w:p>
    <w:p w14:paraId="49FE892E" w14:textId="77777777" w:rsidR="00C50226" w:rsidRPr="00AA07BB" w:rsidRDefault="00C50226">
      <w:pPr>
        <w:spacing w:line="360" w:lineRule="auto"/>
        <w:rPr>
          <w:rFonts w:ascii="楷体" w:eastAsia="楷体" w:hAnsi="楷体" w:cs="楷体"/>
          <w:sz w:val="28"/>
          <w:szCs w:val="28"/>
        </w:rPr>
      </w:pPr>
    </w:p>
    <w:p w14:paraId="44E17C0F" w14:textId="77777777" w:rsidR="00C50226" w:rsidRDefault="00000000">
      <w:pPr>
        <w:spacing w:line="360" w:lineRule="auto"/>
        <w:rPr>
          <w:rFonts w:ascii="楷体" w:eastAsia="楷体" w:hAnsi="楷体" w:cs="楷体"/>
          <w:b/>
          <w:bCs/>
          <w:sz w:val="28"/>
          <w:szCs w:val="28"/>
          <w:lang w:val="zh-TW" w:eastAsia="zh-TW"/>
        </w:rPr>
      </w:pPr>
      <w:r>
        <w:rPr>
          <w:rFonts w:ascii="楷体" w:eastAsia="楷体" w:hAnsi="楷体" w:cs="楷体"/>
          <w:b/>
          <w:bCs/>
          <w:sz w:val="28"/>
          <w:szCs w:val="28"/>
          <w:lang w:val="zh-TW" w:eastAsia="zh-TW"/>
        </w:rPr>
        <w:t>背景技术</w:t>
      </w:r>
    </w:p>
    <w:p w14:paraId="0242E543" w14:textId="458C620B" w:rsidR="00071FC6" w:rsidRDefault="00071FC6" w:rsidP="004E23F6">
      <w:pPr>
        <w:widowControl w:val="0"/>
        <w:pBdr>
          <w:top w:val="nil"/>
          <w:left w:val="nil"/>
          <w:bottom w:val="nil"/>
          <w:right w:val="nil"/>
          <w:between w:val="nil"/>
          <w:bar w:val="nil"/>
        </w:pBdr>
        <w:spacing w:line="360" w:lineRule="auto"/>
        <w:ind w:firstLineChars="200" w:firstLine="560"/>
        <w:jc w:val="both"/>
        <w:rPr>
          <w:ins w:id="299" w:author="yafei li" w:date="2026-05-12T00:59:00Z" w16du:dateUtc="2026-05-11T16:59:00Z"/>
          <w:rFonts w:ascii="楷体" w:eastAsia="楷体" w:hAnsi="楷体" w:cs="楷体"/>
          <w:color w:val="000000"/>
          <w:kern w:val="2"/>
          <w:sz w:val="28"/>
          <w:szCs w:val="28"/>
          <w:u w:color="000000"/>
          <w:bdr w:val="nil"/>
        </w:rPr>
        <w:pPrChange w:id="300" w:author="yafei li" w:date="2026-05-12T01:07:00Z" w16du:dateUtc="2026-05-11T17:07:00Z">
          <w:pPr>
            <w:widowControl w:val="0"/>
            <w:pBdr>
              <w:top w:val="nil"/>
              <w:left w:val="nil"/>
              <w:bottom w:val="nil"/>
              <w:right w:val="nil"/>
              <w:between w:val="nil"/>
              <w:bar w:val="nil"/>
            </w:pBdr>
            <w:spacing w:line="360" w:lineRule="auto"/>
            <w:ind w:firstLine="420"/>
            <w:jc w:val="both"/>
          </w:pPr>
        </w:pPrChange>
      </w:pPr>
      <w:ins w:id="301" w:author="yafei li" w:date="2026-05-12T00:44:00Z" w16du:dateUtc="2026-05-11T16:44:00Z">
        <w:r w:rsidRPr="00071FC6">
          <w:rPr>
            <w:rFonts w:ascii="楷体" w:eastAsia="楷体" w:hAnsi="楷体" w:cs="楷体"/>
            <w:color w:val="000000"/>
            <w:kern w:val="2"/>
            <w:sz w:val="28"/>
            <w:szCs w:val="28"/>
            <w:u w:color="000000"/>
            <w:bdr w:val="nil"/>
            <w:rPrChange w:id="302" w:author="yafei li" w:date="2026-05-12T00:44:00Z" w16du:dateUtc="2026-05-11T16:44:00Z">
              <w:rPr/>
            </w:rPrChange>
          </w:rPr>
          <w:t>随着大语言模型推理服务从云端数据中心逐步延伸至边缘环境，边缘侧正在成为人工智能应用落地的重要运行场景。与集中式云端部署相比，边缘环境更贴近工业制造、智能设备、轨道交通等实际业务现场，对实时感知、本地决策和低时延响应具有更高要求。然而，边缘环境中的计算、存储和网络资源通常相对有限，传统单机推理模式难以同时满足大模型推理服务在吞吐能力和响应时延方面不断增长的需求</w:t>
        </w:r>
        <w:r>
          <w:rPr>
            <w:rFonts w:ascii="楷体" w:eastAsia="楷体" w:hAnsi="楷体" w:cs="楷体" w:hint="eastAsia"/>
            <w:color w:val="000000"/>
            <w:kern w:val="2"/>
            <w:sz w:val="28"/>
            <w:szCs w:val="28"/>
            <w:u w:color="000000"/>
            <w:bdr w:val="nil"/>
          </w:rPr>
          <w:t>。</w:t>
        </w:r>
      </w:ins>
    </w:p>
    <w:p w14:paraId="53039A38" w14:textId="03DEF6E0" w:rsidR="00FD010C" w:rsidRPr="00FD010C" w:rsidRDefault="00FD010C" w:rsidP="004E23F6">
      <w:pPr>
        <w:widowControl w:val="0"/>
        <w:pBdr>
          <w:top w:val="nil"/>
          <w:left w:val="nil"/>
          <w:bottom w:val="nil"/>
          <w:right w:val="nil"/>
          <w:between w:val="nil"/>
          <w:bar w:val="nil"/>
        </w:pBdr>
        <w:spacing w:line="360" w:lineRule="auto"/>
        <w:ind w:firstLineChars="200" w:firstLine="560"/>
        <w:jc w:val="both"/>
        <w:rPr>
          <w:ins w:id="303" w:author="yafei li" w:date="2026-05-12T00:59:00Z" w16du:dateUtc="2026-05-11T16:59:00Z"/>
          <w:rFonts w:ascii="楷体" w:eastAsia="楷体" w:hAnsi="楷体" w:cs="楷体"/>
          <w:color w:val="000000"/>
          <w:kern w:val="2"/>
          <w:sz w:val="28"/>
          <w:szCs w:val="28"/>
          <w:u w:color="000000"/>
          <w:bdr w:val="nil"/>
          <w:rPrChange w:id="304" w:author="yafei li" w:date="2026-05-12T00:59:00Z" w16du:dateUtc="2026-05-11T16:59:00Z">
            <w:rPr>
              <w:ins w:id="305" w:author="yafei li" w:date="2026-05-12T00:59:00Z" w16du:dateUtc="2026-05-11T16:59:00Z"/>
            </w:rPr>
          </w:rPrChange>
        </w:rPr>
        <w:pPrChange w:id="306" w:author="yafei li" w:date="2026-05-12T01:07:00Z" w16du:dateUtc="2026-05-11T17:07:00Z">
          <w:pPr>
            <w:pStyle w:val="a6"/>
          </w:pPr>
        </w:pPrChange>
      </w:pPr>
      <w:ins w:id="307" w:author="yafei li" w:date="2026-05-12T00:59:00Z" w16du:dateUtc="2026-05-11T16:59:00Z">
        <w:r w:rsidRPr="00FD010C">
          <w:rPr>
            <w:rFonts w:ascii="楷体" w:eastAsia="楷体" w:hAnsi="楷体" w:cs="楷体"/>
            <w:color w:val="000000"/>
            <w:kern w:val="2"/>
            <w:sz w:val="28"/>
            <w:szCs w:val="28"/>
            <w:u w:color="000000"/>
            <w:bdr w:val="nil"/>
            <w:rPrChange w:id="308" w:author="yafei li" w:date="2026-05-12T00:59:00Z" w16du:dateUtc="2026-05-11T16:59:00Z">
              <w:rPr/>
            </w:rPrChange>
          </w:rPr>
          <w:t>目前，</w:t>
        </w:r>
      </w:ins>
      <w:ins w:id="309" w:author="yafei li" w:date="2026-05-12T01:03:00Z" w16du:dateUtc="2026-05-11T17:03:00Z">
        <w:r>
          <w:rPr>
            <w:rFonts w:ascii="楷体" w:eastAsia="楷体" w:hAnsi="楷体" w:cs="楷体" w:hint="eastAsia"/>
            <w:color w:val="000000"/>
            <w:kern w:val="2"/>
            <w:sz w:val="28"/>
            <w:szCs w:val="28"/>
            <w:u w:color="000000"/>
            <w:bdr w:val="nil"/>
          </w:rPr>
          <w:t>大模型</w:t>
        </w:r>
      </w:ins>
      <w:ins w:id="310" w:author="yafei li" w:date="2026-05-12T00:59:00Z" w16du:dateUtc="2026-05-11T16:59:00Z">
        <w:r w:rsidRPr="00FD010C">
          <w:rPr>
            <w:rFonts w:ascii="楷体" w:eastAsia="楷体" w:hAnsi="楷体" w:cs="楷体"/>
            <w:color w:val="000000"/>
            <w:kern w:val="2"/>
            <w:sz w:val="28"/>
            <w:szCs w:val="28"/>
            <w:u w:color="000000"/>
            <w:bdr w:val="nil"/>
            <w:rPrChange w:id="311" w:author="yafei li" w:date="2026-05-12T00:59:00Z" w16du:dateUtc="2026-05-11T16:59:00Z">
              <w:rPr/>
            </w:rPrChange>
          </w:rPr>
          <w:t>推理系统和边缘容器集群在性能优化和资源管理方面得到了广泛关注。针对大模型推理任务，研究人员提出了多种优化策略以提升系统吞吐能力与响应效率。这些策略主要集中在单节点推理执行优化和多节点并行机制优化两个层面：单节点层面通过显存管理优化、解码并行化、算子计算优化等方法，提高单GPU的执行效率和显存利用率；多节点层面则通过张量并行、流水线并行及混合并行策略，将计算任务拆分到多个GPU上协同执行，同时降低单节点存储压力和计算瓶颈。尽管这些方法在执行效率上取得了显著进展，但在跨节点通信模式的建模和任务调度优化方面仍存在明显不足。</w:t>
        </w:r>
      </w:ins>
    </w:p>
    <w:p w14:paraId="4C403EA5" w14:textId="39D8D044" w:rsidR="00FD010C" w:rsidRPr="00FD010C" w:rsidRDefault="00FD010C" w:rsidP="004E23F6">
      <w:pPr>
        <w:widowControl w:val="0"/>
        <w:pBdr>
          <w:top w:val="nil"/>
          <w:left w:val="nil"/>
          <w:bottom w:val="nil"/>
          <w:right w:val="nil"/>
          <w:between w:val="nil"/>
          <w:bar w:val="nil"/>
        </w:pBdr>
        <w:spacing w:line="360" w:lineRule="auto"/>
        <w:ind w:firstLineChars="200" w:firstLine="560"/>
        <w:jc w:val="both"/>
        <w:rPr>
          <w:ins w:id="312" w:author="yafei li" w:date="2026-05-12T00:59:00Z" w16du:dateUtc="2026-05-11T16:59:00Z"/>
          <w:rFonts w:ascii="楷体" w:eastAsia="楷体" w:hAnsi="楷体" w:cs="楷体"/>
          <w:color w:val="000000"/>
          <w:kern w:val="2"/>
          <w:sz w:val="28"/>
          <w:szCs w:val="28"/>
          <w:u w:color="000000"/>
          <w:bdr w:val="nil"/>
          <w:rPrChange w:id="313" w:author="yafei li" w:date="2026-05-12T00:59:00Z" w16du:dateUtc="2026-05-11T16:59:00Z">
            <w:rPr>
              <w:ins w:id="314" w:author="yafei li" w:date="2026-05-12T00:59:00Z" w16du:dateUtc="2026-05-11T16:59:00Z"/>
            </w:rPr>
          </w:rPrChange>
        </w:rPr>
        <w:pPrChange w:id="315" w:author="yafei li" w:date="2026-05-12T01:07:00Z" w16du:dateUtc="2026-05-11T17:07:00Z">
          <w:pPr>
            <w:pStyle w:val="a6"/>
          </w:pPr>
        </w:pPrChange>
      </w:pPr>
      <w:ins w:id="316" w:author="yafei li" w:date="2026-05-12T00:59:00Z" w16du:dateUtc="2026-05-11T16:59:00Z">
        <w:r w:rsidRPr="00FD010C">
          <w:rPr>
            <w:rFonts w:ascii="楷体" w:eastAsia="楷体" w:hAnsi="楷体" w:cs="楷体"/>
            <w:color w:val="000000"/>
            <w:kern w:val="2"/>
            <w:sz w:val="28"/>
            <w:szCs w:val="28"/>
            <w:u w:color="000000"/>
            <w:bdr w:val="nil"/>
            <w:rPrChange w:id="317" w:author="yafei li" w:date="2026-05-12T00:59:00Z" w16du:dateUtc="2026-05-11T16:59:00Z">
              <w:rPr/>
            </w:rPrChange>
          </w:rPr>
          <w:t>在集群调度方面，容器编排平台和调度器已成为研究重点。传统调度方法主要依赖静态资源指标，如CPU、GPU数量或节点负载状态，实现资源分配和任务调度。然而，这类方法难以准确感知任务在执行过程中的通信模式、资源竞争特征及动态负载变化。在多维异构资源管理方面，研究人员提出了公平性分配、资源打包及干扰感知等调度策略，如Dominant Resource Fairness (DRF) 和资源紧凑部署策略，以提高资源利用率并减少任务间干扰。与此同时，GPU 细粒度共享和虚拟化技术（如NVIDIA MIG）被应用于多任务环境，以支持并发</w:t>
        </w:r>
        <w:r w:rsidRPr="00FD010C">
          <w:rPr>
            <w:rFonts w:ascii="楷体" w:eastAsia="楷体" w:hAnsi="楷体" w:cs="楷体"/>
            <w:color w:val="000000"/>
            <w:kern w:val="2"/>
            <w:sz w:val="28"/>
            <w:szCs w:val="28"/>
            <w:u w:color="000000"/>
            <w:bdr w:val="nil"/>
            <w:rPrChange w:id="318" w:author="yafei li" w:date="2026-05-12T00:59:00Z" w16du:dateUtc="2026-05-11T16:59:00Z">
              <w:rPr/>
            </w:rPrChange>
          </w:rPr>
          <w:lastRenderedPageBreak/>
          <w:t>执行和更高设备利用率。</w:t>
        </w:r>
      </w:ins>
    </w:p>
    <w:p w14:paraId="196116D4" w14:textId="06394FD5" w:rsidR="00C50226" w:rsidDel="004E23F6" w:rsidRDefault="00000000">
      <w:pPr>
        <w:spacing w:line="360" w:lineRule="auto"/>
        <w:ind w:firstLine="560"/>
        <w:rPr>
          <w:del w:id="319" w:author="yafei li" w:date="2026-05-12T01:15:00Z" w16du:dateUtc="2026-05-11T17:15:00Z"/>
          <w:rFonts w:ascii="楷体" w:eastAsia="楷体" w:hAnsi="楷体" w:cs="楷体"/>
          <w:sz w:val="28"/>
          <w:szCs w:val="28"/>
        </w:rPr>
      </w:pPr>
      <w:del w:id="320" w:author="yafei li" w:date="2026-05-12T01:15:00Z" w16du:dateUtc="2026-05-11T17:15:00Z">
        <w:r w:rsidDel="004E23F6">
          <w:rPr>
            <w:rFonts w:ascii="楷体" w:eastAsia="楷体" w:hAnsi="楷体" w:cs="楷体"/>
            <w:sz w:val="28"/>
            <w:szCs w:val="28"/>
            <w:lang w:val="zh-TW" w:eastAsia="zh-TW"/>
          </w:rPr>
          <w:delText>随着云计算、大数据和物联网等热点技术的产生与快速发展，带来的用户与服务器之间的资源请求、服务提供、数据处理和计算任务等关键任务，以及技术中利用的高频或海量的传输流数据量，都对数据中心网络的传输性能提出了挑战，但随着摩尔定律的放缓，受限制的</w:delText>
        </w:r>
        <w:r w:rsidDel="004E23F6">
          <w:rPr>
            <w:rFonts w:ascii="楷体" w:eastAsia="楷体" w:hAnsi="楷体" w:cs="楷体"/>
            <w:sz w:val="28"/>
            <w:szCs w:val="28"/>
          </w:rPr>
          <w:delText>CPU</w:delText>
        </w:r>
        <w:r w:rsidDel="004E23F6">
          <w:rPr>
            <w:rFonts w:ascii="楷体" w:eastAsia="楷体" w:hAnsi="楷体" w:cs="楷体"/>
            <w:sz w:val="28"/>
            <w:szCs w:val="28"/>
            <w:lang w:val="zh-TW" w:eastAsia="zh-TW"/>
          </w:rPr>
          <w:delText>处理能力提升影响了终端的数据处理能力的快速增长，网络传输的性能瓶颈由较低的网络带宽迁移到由软件如操作系统和硬件如网卡等组成的终端上。</w:delText>
        </w:r>
      </w:del>
    </w:p>
    <w:p w14:paraId="3CB59284" w14:textId="65365A9D" w:rsidR="00C50226" w:rsidDel="004E23F6" w:rsidRDefault="00000000">
      <w:pPr>
        <w:spacing w:line="360" w:lineRule="auto"/>
        <w:ind w:firstLine="560"/>
        <w:rPr>
          <w:del w:id="321" w:author="yafei li" w:date="2026-05-12T01:15:00Z" w16du:dateUtc="2026-05-11T17:15:00Z"/>
          <w:rFonts w:ascii="楷体" w:eastAsia="楷体" w:hAnsi="楷体" w:cs="楷体"/>
          <w:sz w:val="28"/>
          <w:szCs w:val="28"/>
        </w:rPr>
      </w:pPr>
      <w:del w:id="322" w:author="yafei li" w:date="2026-05-12T01:15:00Z" w16du:dateUtc="2026-05-11T17:15:00Z">
        <w:r w:rsidDel="004E23F6">
          <w:rPr>
            <w:rFonts w:ascii="楷体" w:eastAsia="楷体" w:hAnsi="楷体" w:cs="楷体"/>
            <w:sz w:val="28"/>
            <w:szCs w:val="28"/>
            <w:lang w:val="zh-TW" w:eastAsia="zh-TW"/>
          </w:rPr>
          <w:delText>目前研究人员为了实现对传输时延进行监控的目标，设计了各种监控系统；它们中的大多数从报文层面进行监控，或关注于操作系统内核态的特定操作，缺乏终端多种影响传输因素的全面考量和监控粒度的细致深入；同时，已有研究人员提出了各种用于终端性能监控的技术，例如基于传统的</w:delText>
        </w:r>
        <w:r w:rsidDel="004E23F6">
          <w:rPr>
            <w:rFonts w:ascii="楷体" w:eastAsia="楷体" w:hAnsi="楷体" w:cs="楷体"/>
            <w:sz w:val="28"/>
            <w:szCs w:val="28"/>
          </w:rPr>
          <w:delText>Berkerly Packet Filter</w:delText>
        </w:r>
        <w:r w:rsidDel="004E23F6">
          <w:rPr>
            <w:rFonts w:ascii="楷体" w:eastAsia="楷体" w:hAnsi="楷体" w:cs="楷体"/>
            <w:sz w:val="28"/>
            <w:szCs w:val="28"/>
            <w:lang w:val="zh-TW" w:eastAsia="zh-TW"/>
          </w:rPr>
          <w:delText>（</w:delText>
        </w:r>
        <w:r w:rsidDel="004E23F6">
          <w:rPr>
            <w:rFonts w:ascii="楷体" w:eastAsia="楷体" w:hAnsi="楷体" w:cs="楷体"/>
            <w:sz w:val="28"/>
            <w:szCs w:val="28"/>
          </w:rPr>
          <w:delText>BPF</w:delText>
        </w:r>
        <w:r w:rsidDel="004E23F6">
          <w:rPr>
            <w:rFonts w:ascii="楷体" w:eastAsia="楷体" w:hAnsi="楷体" w:cs="楷体"/>
            <w:sz w:val="28"/>
            <w:szCs w:val="28"/>
            <w:lang w:val="zh-TW" w:eastAsia="zh-TW"/>
          </w:rPr>
          <w:delText>）技术提出的</w:delText>
        </w:r>
        <w:r w:rsidDel="004E23F6">
          <w:rPr>
            <w:rFonts w:ascii="楷体" w:eastAsia="楷体" w:hAnsi="楷体" w:cs="楷体"/>
            <w:sz w:val="28"/>
            <w:szCs w:val="28"/>
          </w:rPr>
          <w:delText>eBPF</w:delText>
        </w:r>
        <w:r w:rsidDel="004E23F6">
          <w:rPr>
            <w:rFonts w:ascii="楷体" w:eastAsia="楷体" w:hAnsi="楷体" w:cs="楷体"/>
            <w:sz w:val="28"/>
            <w:szCs w:val="28"/>
            <w:lang w:val="zh-TW" w:eastAsia="zh-TW"/>
          </w:rPr>
          <w:delText>技术，其拥有高可用性和动态追踪的特性，并减少对内核模块的修改的需求；</w:delText>
        </w:r>
        <w:r w:rsidDel="004E23F6">
          <w:rPr>
            <w:rFonts w:ascii="楷体" w:eastAsia="楷体" w:hAnsi="楷体" w:cs="楷体"/>
            <w:sz w:val="28"/>
            <w:szCs w:val="28"/>
          </w:rPr>
          <w:delText>eBPF</w:delText>
        </w:r>
        <w:r w:rsidDel="004E23F6">
          <w:rPr>
            <w:rFonts w:ascii="楷体" w:eastAsia="楷体" w:hAnsi="楷体" w:cs="楷体"/>
            <w:sz w:val="28"/>
            <w:szCs w:val="28"/>
            <w:lang w:val="zh-TW" w:eastAsia="zh-TW"/>
          </w:rPr>
          <w:delText>技术可以利用内核中多种技术，例如</w:delText>
        </w:r>
        <w:r w:rsidDel="004E23F6">
          <w:rPr>
            <w:rFonts w:ascii="楷体" w:eastAsia="楷体" w:hAnsi="楷体" w:cs="楷体"/>
            <w:sz w:val="28"/>
            <w:szCs w:val="28"/>
          </w:rPr>
          <w:delText>Kprobe</w:delText>
        </w:r>
        <w:r w:rsidDel="004E23F6">
          <w:rPr>
            <w:rFonts w:ascii="楷体" w:eastAsia="楷体" w:hAnsi="楷体" w:cs="楷体"/>
            <w:sz w:val="28"/>
            <w:szCs w:val="28"/>
            <w:lang w:val="zh-TW" w:eastAsia="zh-TW"/>
          </w:rPr>
          <w:delText>和</w:delText>
        </w:r>
        <w:r w:rsidDel="004E23F6">
          <w:rPr>
            <w:rFonts w:ascii="楷体" w:eastAsia="楷体" w:hAnsi="楷体" w:cs="楷体"/>
            <w:sz w:val="28"/>
            <w:szCs w:val="28"/>
          </w:rPr>
          <w:delText>Fprobe</w:delText>
        </w:r>
        <w:r w:rsidDel="004E23F6">
          <w:rPr>
            <w:rFonts w:ascii="楷体" w:eastAsia="楷体" w:hAnsi="楷体" w:cs="楷体"/>
            <w:sz w:val="28"/>
            <w:szCs w:val="28"/>
            <w:lang w:val="zh-TW" w:eastAsia="zh-TW"/>
          </w:rPr>
          <w:delText>等内核追踪技术，跟踪静态的内核追踪点或动态的对追踪目标插桩，获取其执行时间等性能指标。</w:delText>
        </w:r>
      </w:del>
    </w:p>
    <w:p w14:paraId="1CC2A114" w14:textId="75522A91" w:rsidR="00C50226" w:rsidDel="004E23F6" w:rsidRDefault="00000000">
      <w:pPr>
        <w:spacing w:line="360" w:lineRule="auto"/>
        <w:ind w:firstLine="560"/>
        <w:rPr>
          <w:del w:id="323" w:author="yafei li" w:date="2026-05-12T01:15:00Z" w16du:dateUtc="2026-05-11T17:15:00Z"/>
          <w:rFonts w:ascii="楷体" w:eastAsia="楷体" w:hAnsi="楷体" w:cs="楷体"/>
          <w:sz w:val="28"/>
          <w:szCs w:val="28"/>
        </w:rPr>
      </w:pPr>
      <w:del w:id="324" w:author="yafei li" w:date="2026-05-12T01:15:00Z" w16du:dateUtc="2026-05-11T17:15:00Z">
        <w:r w:rsidDel="004E23F6">
          <w:rPr>
            <w:rFonts w:ascii="楷体" w:eastAsia="楷体" w:hAnsi="楷体" w:cs="楷体"/>
            <w:sz w:val="28"/>
            <w:szCs w:val="28"/>
            <w:lang w:val="zh-TW" w:eastAsia="zh-TW"/>
          </w:rPr>
          <w:delText>通常在终端上执行的性能监控机制并非总是最优的，因为其给终端带来了一定的执行负载变化，进而导致传输流传输时延的波动。具体地，随着监控函数数量的增多，</w:delText>
        </w:r>
        <w:r w:rsidDel="004E23F6">
          <w:rPr>
            <w:rFonts w:ascii="楷体" w:eastAsia="楷体" w:hAnsi="楷体" w:cs="楷体"/>
            <w:sz w:val="28"/>
            <w:szCs w:val="28"/>
          </w:rPr>
          <w:delText>eBPF</w:delText>
        </w:r>
        <w:r w:rsidDel="004E23F6">
          <w:rPr>
            <w:rFonts w:ascii="楷体" w:eastAsia="楷体" w:hAnsi="楷体" w:cs="楷体"/>
            <w:sz w:val="28"/>
            <w:szCs w:val="28"/>
            <w:lang w:val="zh-TW" w:eastAsia="zh-TW"/>
          </w:rPr>
          <w:delText>技术执行性能监控给传输时延带来的开销逐渐增加，但与经典的终端性能监控技术</w:delText>
        </w:r>
        <w:r w:rsidDel="004E23F6">
          <w:rPr>
            <w:rFonts w:ascii="楷体" w:eastAsia="楷体" w:hAnsi="楷体" w:cs="楷体"/>
            <w:sz w:val="28"/>
            <w:szCs w:val="28"/>
          </w:rPr>
          <w:delText>Ftrace</w:delText>
        </w:r>
        <w:r w:rsidDel="004E23F6">
          <w:rPr>
            <w:rFonts w:ascii="楷体" w:eastAsia="楷体" w:hAnsi="楷体" w:cs="楷体"/>
            <w:sz w:val="28"/>
            <w:szCs w:val="28"/>
            <w:lang w:val="zh-TW" w:eastAsia="zh-TW"/>
          </w:rPr>
          <w:delText>相比，给流传输时延带来的增长明显更少。同时，随着被监控事件的执行频率的增加，</w:delText>
        </w:r>
        <w:r w:rsidDel="004E23F6">
          <w:rPr>
            <w:rFonts w:ascii="楷体" w:eastAsia="楷体" w:hAnsi="楷体" w:cs="楷体"/>
            <w:sz w:val="28"/>
            <w:szCs w:val="28"/>
          </w:rPr>
          <w:delText>eBPF</w:delText>
        </w:r>
        <w:r w:rsidDel="004E23F6">
          <w:rPr>
            <w:rFonts w:ascii="楷体" w:eastAsia="楷体" w:hAnsi="楷体" w:cs="楷体"/>
            <w:sz w:val="28"/>
            <w:szCs w:val="28"/>
            <w:lang w:val="zh-TW" w:eastAsia="zh-TW"/>
          </w:rPr>
          <w:delText>技术执行性能监控给传输时延带来的开销逐渐增加。因此</w:delText>
        </w:r>
        <w:r w:rsidDel="004E23F6">
          <w:rPr>
            <w:rFonts w:ascii="楷体" w:eastAsia="楷体" w:hAnsi="楷体" w:cs="楷体"/>
            <w:sz w:val="28"/>
            <w:szCs w:val="28"/>
          </w:rPr>
          <w:delText>eBPF</w:delText>
        </w:r>
        <w:r w:rsidDel="004E23F6">
          <w:rPr>
            <w:rFonts w:ascii="楷体" w:eastAsia="楷体" w:hAnsi="楷体" w:cs="楷体"/>
            <w:sz w:val="28"/>
            <w:szCs w:val="28"/>
            <w:lang w:val="zh-TW" w:eastAsia="zh-TW"/>
          </w:rPr>
          <w:delText>技术具有对传输时延影响较小的性能优势，但同时由于数据中心场景下微秒级的传输能力，随着监控函数数量的增多和事件频率的增加，</w:delText>
        </w:r>
        <w:r w:rsidDel="004E23F6">
          <w:rPr>
            <w:rFonts w:ascii="楷体" w:eastAsia="楷体" w:hAnsi="楷体" w:cs="楷体"/>
            <w:sz w:val="28"/>
            <w:szCs w:val="28"/>
          </w:rPr>
          <w:delText>eBPF</w:delText>
        </w:r>
        <w:r w:rsidDel="004E23F6">
          <w:rPr>
            <w:rFonts w:ascii="楷体" w:eastAsia="楷体" w:hAnsi="楷体" w:cs="楷体"/>
            <w:sz w:val="28"/>
            <w:szCs w:val="28"/>
            <w:lang w:val="zh-TW" w:eastAsia="zh-TW"/>
          </w:rPr>
          <w:delText>带来的传输延迟增长的开销也不容小觑。</w:delText>
        </w:r>
      </w:del>
    </w:p>
    <w:p w14:paraId="71AA4EE9" w14:textId="77777777" w:rsidR="00C50226" w:rsidRDefault="00C50226">
      <w:pPr>
        <w:spacing w:line="360" w:lineRule="auto"/>
        <w:ind w:firstLine="420"/>
        <w:rPr>
          <w:rFonts w:ascii="楷体" w:eastAsia="楷体" w:hAnsi="楷体" w:cs="楷体"/>
          <w:sz w:val="28"/>
          <w:szCs w:val="28"/>
        </w:rPr>
      </w:pPr>
    </w:p>
    <w:p w14:paraId="2DA227E6" w14:textId="77777777" w:rsidR="00C50226" w:rsidRDefault="00000000">
      <w:pPr>
        <w:spacing w:line="360" w:lineRule="auto"/>
        <w:rPr>
          <w:rFonts w:ascii="楷体" w:eastAsia="楷体" w:hAnsi="楷体" w:cs="楷体"/>
          <w:sz w:val="28"/>
          <w:szCs w:val="28"/>
          <w:lang w:val="zh-TW" w:eastAsia="zh-TW"/>
        </w:rPr>
      </w:pPr>
      <w:r>
        <w:rPr>
          <w:rFonts w:ascii="楷体" w:eastAsia="楷体" w:hAnsi="楷体" w:cs="楷体"/>
          <w:b/>
          <w:bCs/>
          <w:sz w:val="28"/>
          <w:szCs w:val="28"/>
          <w:lang w:val="zh-TW" w:eastAsia="zh-TW"/>
        </w:rPr>
        <w:t>发明内容</w:t>
      </w:r>
    </w:p>
    <w:p w14:paraId="40E16192"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w:t>
      </w:r>
      <w:r>
        <w:rPr>
          <w:rFonts w:ascii="楷体" w:eastAsia="楷体" w:hAnsi="楷体" w:cs="楷体"/>
          <w:sz w:val="28"/>
          <w:szCs w:val="28"/>
          <w:lang w:val="zh-TW" w:eastAsia="zh-TW"/>
        </w:rPr>
        <w:t>本发明正是针对现有技术中存在的问题，提供</w:t>
      </w:r>
      <w:r>
        <w:rPr>
          <w:rFonts w:ascii="楷体" w:eastAsia="楷体" w:hAnsi="楷体" w:cs="楷体"/>
          <w:spacing w:val="-6"/>
          <w:sz w:val="28"/>
          <w:szCs w:val="28"/>
          <w:lang w:val="zh-TW" w:eastAsia="zh-TW"/>
        </w:rPr>
        <w:t>一种数据中心网络中轻量级传输时延抖动监控的方法及系统，首先</w:t>
      </w:r>
      <w:r>
        <w:rPr>
          <w:rFonts w:ascii="楷体" w:eastAsia="楷体" w:hAnsi="楷体" w:cs="楷体"/>
          <w:sz w:val="28"/>
          <w:szCs w:val="28"/>
          <w:lang w:val="zh-TW" w:eastAsia="zh-TW"/>
        </w:rPr>
        <w:t>解析数据中心网络中传输终端操作系统内核态的网络传输操作，分层对应执行关键点；然后向终端操作系统内核态的网络传输的执行关键点添加监控点，实现执行时间的监控和性能抖动归属的监控；在执行网络传输任务的过程中，分析当前监控点的开销与获得的性能收益，并根据结果调整监控模块的函数数量以及监控不同产生频率的函数，以降低监控点的开销对传输任务的影响。本方法能够对终端操作系统内核态中影响传输时延的操作执行细粒度的监控，并通过动态调整监控粒度降低监控点的开销，可用于传输时延抖动的实时监控、指引传输性能优化方向等功能。</w:t>
      </w:r>
    </w:p>
    <w:p w14:paraId="2168EEAA" w14:textId="77777777" w:rsidR="00C50226" w:rsidRDefault="00000000">
      <w:pPr>
        <w:spacing w:line="360" w:lineRule="auto"/>
        <w:rPr>
          <w:rFonts w:ascii="楷体" w:eastAsia="楷体" w:hAnsi="楷体" w:cs="楷体"/>
          <w:sz w:val="28"/>
          <w:szCs w:val="28"/>
          <w:lang w:val="zh-TW" w:eastAsia="zh-TW"/>
        </w:rPr>
      </w:pPr>
      <w:r>
        <w:rPr>
          <w:rFonts w:ascii="楷体" w:eastAsia="楷体" w:hAnsi="楷体" w:cs="楷体"/>
          <w:sz w:val="28"/>
          <w:szCs w:val="28"/>
          <w:lang w:val="zh-TW" w:eastAsia="zh-TW"/>
        </w:rPr>
        <w:t xml:space="preserve">    为了实现上述目的，本方法采用的技术方案为：</w:t>
      </w:r>
      <w:r>
        <w:rPr>
          <w:rFonts w:ascii="楷体" w:eastAsia="楷体" w:hAnsi="楷体" w:cs="楷体"/>
          <w:spacing w:val="-6"/>
          <w:sz w:val="28"/>
          <w:szCs w:val="28"/>
          <w:lang w:val="zh-TW" w:eastAsia="zh-TW"/>
        </w:rPr>
        <w:t>一种数据中心网络中轻量级传输时延抖动监控的方法</w:t>
      </w:r>
      <w:r>
        <w:rPr>
          <w:rFonts w:ascii="楷体" w:eastAsia="楷体" w:hAnsi="楷体" w:cs="楷体"/>
          <w:sz w:val="28"/>
          <w:szCs w:val="28"/>
          <w:lang w:val="zh-TW" w:eastAsia="zh-TW"/>
        </w:rPr>
        <w:t>，包括如下步骤：</w:t>
      </w:r>
    </w:p>
    <w:p w14:paraId="5198B451"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S1</w:t>
      </w:r>
      <w:r>
        <w:rPr>
          <w:rFonts w:ascii="楷体" w:eastAsia="楷体" w:hAnsi="楷体" w:cs="楷体"/>
          <w:sz w:val="28"/>
          <w:szCs w:val="28"/>
          <w:lang w:val="zh-TW" w:eastAsia="zh-TW"/>
        </w:rPr>
        <w:t>：解析数据中心网络中传输终端操作系统内核态的网络传输操作，分层对应执行关键点；</w:t>
      </w:r>
    </w:p>
    <w:p w14:paraId="6A4A68FB"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S2</w:t>
      </w:r>
      <w:r>
        <w:rPr>
          <w:rFonts w:ascii="楷体" w:eastAsia="楷体" w:hAnsi="楷体" w:cs="楷体"/>
          <w:sz w:val="28"/>
          <w:szCs w:val="28"/>
          <w:lang w:val="zh-TW" w:eastAsia="zh-TW"/>
        </w:rPr>
        <w:t>：向终端操作系统内核态的网络传输的执行关键点添加监控点，实现执行时间的监控和性能抖动归属的监控；</w:t>
      </w:r>
    </w:p>
    <w:p w14:paraId="43AA520E"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S3</w:t>
      </w:r>
      <w:r>
        <w:rPr>
          <w:rFonts w:ascii="楷体" w:eastAsia="楷体" w:hAnsi="楷体" w:cs="楷体"/>
          <w:sz w:val="28"/>
          <w:szCs w:val="28"/>
          <w:lang w:val="zh-TW" w:eastAsia="zh-TW"/>
        </w:rPr>
        <w:t>：在执行网络传输任务的过程中，根据设置的所有内核函数监控点对传输时延的影响增量，结合根据目标函数执行时间所占比重以及目标函数的执行频率计算得到的监控性能收益，获得当前监控模式的开销与性能的具体数值，并将数值传入调整监控模块，优化算法根据数值与当前终端负载状态进行调整；所述调整方法为高负载状态下开销高于定值则减少监控函数数量，并减少函数产生的频率，低负载状态下性能低于定值则增加监控函数的数量并监控产生频率更高的函数。</w:t>
      </w:r>
    </w:p>
    <w:p w14:paraId="781ABA00"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lang w:val="zh-TW" w:eastAsia="zh-TW"/>
        </w:rPr>
        <w:lastRenderedPageBreak/>
        <w:t xml:space="preserve">    作为本发明的一种改进，所述步骤</w:t>
      </w:r>
      <w:r>
        <w:rPr>
          <w:rFonts w:ascii="楷体" w:eastAsia="楷体" w:hAnsi="楷体" w:cs="楷体"/>
          <w:sz w:val="28"/>
          <w:szCs w:val="28"/>
        </w:rPr>
        <w:t>S1</w:t>
      </w:r>
      <w:r>
        <w:rPr>
          <w:rFonts w:ascii="楷体" w:eastAsia="楷体" w:hAnsi="楷体" w:cs="楷体"/>
          <w:sz w:val="28"/>
          <w:szCs w:val="28"/>
          <w:lang w:val="zh-TW" w:eastAsia="zh-TW"/>
        </w:rPr>
        <w:t>中，内核态的网络传输操作至少包括：内存拷贝、队列调度、锁操作、网络协议栈和中断机制；分层对应执行关键点至少包括操作系统层、网络协议层、网卡驱动层和其余开销层。</w:t>
      </w:r>
    </w:p>
    <w:p w14:paraId="345E86D0"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lang w:val="zh-TW" w:eastAsia="zh-TW"/>
        </w:rPr>
        <w:t xml:space="preserve">    作为本发明的一种改进，所述步骤</w:t>
      </w:r>
      <w:r>
        <w:rPr>
          <w:rFonts w:ascii="楷体" w:eastAsia="楷体" w:hAnsi="楷体" w:cs="楷体"/>
          <w:sz w:val="28"/>
          <w:szCs w:val="28"/>
        </w:rPr>
        <w:t>S1</w:t>
      </w:r>
      <w:r>
        <w:rPr>
          <w:rFonts w:ascii="楷体" w:eastAsia="楷体" w:hAnsi="楷体" w:cs="楷体"/>
          <w:sz w:val="28"/>
          <w:szCs w:val="28"/>
          <w:lang w:val="zh-TW" w:eastAsia="zh-TW"/>
        </w:rPr>
        <w:t>中，终端操作系统内核态的网络传输操作通过执行函数及其层级调用表现，对于每个关键操作，定义属于同一调用层级且能组成所属关键操作完整执行时间的所有函数为同层函数。</w:t>
      </w:r>
    </w:p>
    <w:p w14:paraId="2966BA4C"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lang w:val="zh-TW" w:eastAsia="zh-TW"/>
        </w:rPr>
        <w:t xml:space="preserve">    作为本发明的另一种改进，所述步骤</w:t>
      </w:r>
      <w:r>
        <w:rPr>
          <w:rFonts w:ascii="楷体" w:eastAsia="楷体" w:hAnsi="楷体" w:cs="楷体"/>
          <w:sz w:val="28"/>
          <w:szCs w:val="28"/>
        </w:rPr>
        <w:t>S2</w:t>
      </w:r>
      <w:r>
        <w:rPr>
          <w:rFonts w:ascii="楷体" w:eastAsia="楷体" w:hAnsi="楷体" w:cs="楷体"/>
          <w:sz w:val="28"/>
          <w:szCs w:val="28"/>
          <w:lang w:val="zh-TW" w:eastAsia="zh-TW"/>
        </w:rPr>
        <w:t>具体包括：</w:t>
      </w:r>
    </w:p>
    <w:p w14:paraId="6505BC31"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S21:</w:t>
      </w:r>
      <w:r>
        <w:rPr>
          <w:rFonts w:ascii="楷体" w:eastAsia="楷体" w:hAnsi="楷体" w:cs="楷体"/>
          <w:sz w:val="28"/>
          <w:szCs w:val="28"/>
          <w:lang w:val="zh-TW" w:eastAsia="zh-TW"/>
        </w:rPr>
        <w:t>定义两个</w:t>
      </w:r>
      <w:proofErr w:type="spellStart"/>
      <w:r>
        <w:rPr>
          <w:rFonts w:ascii="楷体" w:eastAsia="楷体" w:hAnsi="楷体" w:cs="楷体"/>
          <w:sz w:val="28"/>
          <w:szCs w:val="28"/>
        </w:rPr>
        <w:t>bpf_map</w:t>
      </w:r>
      <w:proofErr w:type="spellEnd"/>
      <w:r>
        <w:rPr>
          <w:rFonts w:ascii="楷体" w:eastAsia="楷体" w:hAnsi="楷体" w:cs="楷体"/>
          <w:sz w:val="28"/>
          <w:szCs w:val="28"/>
          <w:lang w:val="zh-TW" w:eastAsia="zh-TW"/>
        </w:rPr>
        <w:t>对象存储信息：</w:t>
      </w:r>
      <w:proofErr w:type="spellStart"/>
      <w:r>
        <w:rPr>
          <w:rFonts w:ascii="楷体" w:eastAsia="楷体" w:hAnsi="楷体" w:cs="楷体"/>
          <w:sz w:val="28"/>
          <w:szCs w:val="28"/>
        </w:rPr>
        <w:t>pid_to_flow</w:t>
      </w:r>
      <w:proofErr w:type="spellEnd"/>
      <w:r>
        <w:rPr>
          <w:rFonts w:ascii="楷体" w:eastAsia="楷体" w:hAnsi="楷体" w:cs="楷体"/>
          <w:sz w:val="28"/>
          <w:szCs w:val="28"/>
          <w:lang w:val="zh-TW" w:eastAsia="zh-TW"/>
        </w:rPr>
        <w:t>为存储不同线程的线程号对应传输流四元组信息的</w:t>
      </w:r>
      <w:r>
        <w:rPr>
          <w:rFonts w:ascii="楷体" w:eastAsia="楷体" w:hAnsi="楷体" w:cs="楷体"/>
          <w:sz w:val="28"/>
          <w:szCs w:val="28"/>
        </w:rPr>
        <w:t>map</w:t>
      </w:r>
      <w:r>
        <w:rPr>
          <w:rFonts w:ascii="楷体" w:eastAsia="楷体" w:hAnsi="楷体" w:cs="楷体"/>
          <w:sz w:val="28"/>
          <w:szCs w:val="28"/>
          <w:lang w:val="zh-TW" w:eastAsia="zh-TW"/>
        </w:rPr>
        <w:t>，用于区分执行函数所属传输流和线程；</w:t>
      </w:r>
      <w:proofErr w:type="spellStart"/>
      <w:r>
        <w:rPr>
          <w:rFonts w:ascii="楷体" w:eastAsia="楷体" w:hAnsi="楷体" w:cs="楷体"/>
          <w:sz w:val="28"/>
          <w:szCs w:val="28"/>
        </w:rPr>
        <w:t>tcp_depth</w:t>
      </w:r>
      <w:proofErr w:type="spellEnd"/>
      <w:r>
        <w:rPr>
          <w:rFonts w:ascii="楷体" w:eastAsia="楷体" w:hAnsi="楷体" w:cs="楷体"/>
          <w:sz w:val="28"/>
          <w:szCs w:val="28"/>
        </w:rPr>
        <w:t xml:space="preserve"> </w:t>
      </w:r>
      <w:r>
        <w:rPr>
          <w:rFonts w:ascii="楷体" w:eastAsia="楷体" w:hAnsi="楷体" w:cs="楷体"/>
          <w:sz w:val="28"/>
          <w:szCs w:val="28"/>
          <w:lang w:val="zh-TW" w:eastAsia="zh-TW"/>
        </w:rPr>
        <w:t>为存储函数递归调用深度的</w:t>
      </w:r>
      <w:r>
        <w:rPr>
          <w:rFonts w:ascii="楷体" w:eastAsia="楷体" w:hAnsi="楷体" w:cs="楷体"/>
          <w:sz w:val="28"/>
          <w:szCs w:val="28"/>
        </w:rPr>
        <w:t>map</w:t>
      </w:r>
      <w:r>
        <w:rPr>
          <w:rFonts w:ascii="楷体" w:eastAsia="楷体" w:hAnsi="楷体" w:cs="楷体"/>
          <w:sz w:val="28"/>
          <w:szCs w:val="28"/>
          <w:lang w:val="zh-TW" w:eastAsia="zh-TW"/>
        </w:rPr>
        <w:t>，用于确定函数调用层级及其与关键操作的对应关系；</w:t>
      </w:r>
    </w:p>
    <w:p w14:paraId="281181B0"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S22:</w:t>
      </w:r>
      <w:r>
        <w:rPr>
          <w:rFonts w:ascii="楷体" w:eastAsia="楷体" w:hAnsi="楷体" w:cs="楷体"/>
          <w:sz w:val="28"/>
          <w:szCs w:val="28"/>
          <w:lang w:val="zh-TW" w:eastAsia="zh-TW"/>
        </w:rPr>
        <w:t>定义监控机制所需信息：</w:t>
      </w:r>
      <w:proofErr w:type="spellStart"/>
      <w:r>
        <w:rPr>
          <w:rFonts w:ascii="楷体" w:eastAsia="楷体" w:hAnsi="楷体" w:cs="楷体"/>
          <w:sz w:val="28"/>
          <w:szCs w:val="28"/>
        </w:rPr>
        <w:t>flow_tuple</w:t>
      </w:r>
      <w:proofErr w:type="spellEnd"/>
      <w:r>
        <w:rPr>
          <w:rFonts w:ascii="楷体" w:eastAsia="楷体" w:hAnsi="楷体" w:cs="楷体"/>
          <w:sz w:val="28"/>
          <w:szCs w:val="28"/>
          <w:lang w:val="zh-TW" w:eastAsia="zh-TW"/>
        </w:rPr>
        <w:t>存储不同传输流的四元组信息；</w:t>
      </w:r>
      <w:r>
        <w:rPr>
          <w:rFonts w:ascii="楷体" w:eastAsia="楷体" w:hAnsi="楷体" w:cs="楷体"/>
          <w:sz w:val="28"/>
          <w:szCs w:val="28"/>
        </w:rPr>
        <w:t>depth</w:t>
      </w:r>
      <w:r>
        <w:rPr>
          <w:rFonts w:ascii="楷体" w:eastAsia="楷体" w:hAnsi="楷体" w:cs="楷体"/>
          <w:sz w:val="28"/>
          <w:szCs w:val="28"/>
          <w:lang w:val="zh-TW" w:eastAsia="zh-TW"/>
        </w:rPr>
        <w:t>和</w:t>
      </w:r>
      <w:proofErr w:type="spellStart"/>
      <w:r>
        <w:rPr>
          <w:rFonts w:ascii="楷体" w:eastAsia="楷体" w:hAnsi="楷体" w:cs="楷体"/>
          <w:sz w:val="28"/>
          <w:szCs w:val="28"/>
        </w:rPr>
        <w:t>max_depth</w:t>
      </w:r>
      <w:proofErr w:type="spellEnd"/>
      <w:r>
        <w:rPr>
          <w:rFonts w:ascii="楷体" w:eastAsia="楷体" w:hAnsi="楷体" w:cs="楷体"/>
          <w:sz w:val="28"/>
          <w:szCs w:val="28"/>
          <w:lang w:val="zh-TW" w:eastAsia="zh-TW"/>
        </w:rPr>
        <w:t>分别存储当前递归调用深度和最大递归调用深度；</w:t>
      </w:r>
      <w:r>
        <w:rPr>
          <w:rFonts w:ascii="楷体" w:eastAsia="楷体" w:hAnsi="楷体" w:cs="楷体"/>
          <w:sz w:val="28"/>
          <w:szCs w:val="28"/>
        </w:rPr>
        <w:t>stack</w:t>
      </w:r>
      <w:r>
        <w:rPr>
          <w:rFonts w:ascii="楷体" w:eastAsia="楷体" w:hAnsi="楷体" w:cs="楷体"/>
          <w:sz w:val="28"/>
          <w:szCs w:val="28"/>
          <w:lang w:val="zh-TW" w:eastAsia="zh-TW"/>
        </w:rPr>
        <w:t>存储当前函数调用关系中各递归调用函数的地址信息和调用关系；</w:t>
      </w:r>
      <w:proofErr w:type="spellStart"/>
      <w:r>
        <w:rPr>
          <w:rFonts w:ascii="楷体" w:eastAsia="楷体" w:hAnsi="楷体" w:cs="楷体"/>
          <w:sz w:val="28"/>
          <w:szCs w:val="28"/>
        </w:rPr>
        <w:t>func_latency</w:t>
      </w:r>
      <w:proofErr w:type="spellEnd"/>
      <w:r>
        <w:rPr>
          <w:rFonts w:ascii="楷体" w:eastAsia="楷体" w:hAnsi="楷体" w:cs="楷体"/>
          <w:sz w:val="28"/>
          <w:szCs w:val="28"/>
          <w:lang w:val="zh-TW" w:eastAsia="zh-TW"/>
        </w:rPr>
        <w:t>存储当前追踪函数的被调用时的内核时间戳和函数回调时的内核时间戳；</w:t>
      </w:r>
    </w:p>
    <w:p w14:paraId="42A90744"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S23</w:t>
      </w:r>
      <w:r>
        <w:rPr>
          <w:rFonts w:ascii="楷体" w:eastAsia="楷体" w:hAnsi="楷体" w:cs="楷体"/>
          <w:sz w:val="28"/>
          <w:szCs w:val="28"/>
          <w:lang w:val="zh-TW" w:eastAsia="zh-TW"/>
        </w:rPr>
        <w:t>：向内核态各项操作的每个函数添加监控点：在函数执行前添加调用追踪点</w:t>
      </w:r>
      <w:proofErr w:type="spellStart"/>
      <w:r>
        <w:rPr>
          <w:rFonts w:ascii="楷体" w:eastAsia="楷体" w:hAnsi="楷体" w:cs="楷体"/>
          <w:sz w:val="28"/>
          <w:szCs w:val="28"/>
        </w:rPr>
        <w:t>fentry</w:t>
      </w:r>
      <w:proofErr w:type="spellEnd"/>
      <w:r>
        <w:rPr>
          <w:rFonts w:ascii="楷体" w:eastAsia="楷体" w:hAnsi="楷体" w:cs="楷体"/>
          <w:sz w:val="28"/>
          <w:szCs w:val="28"/>
          <w:lang w:val="zh-TW" w:eastAsia="zh-TW"/>
        </w:rPr>
        <w:t>或</w:t>
      </w:r>
      <w:proofErr w:type="spellStart"/>
      <w:r>
        <w:rPr>
          <w:rFonts w:ascii="楷体" w:eastAsia="楷体" w:hAnsi="楷体" w:cs="楷体"/>
          <w:sz w:val="28"/>
          <w:szCs w:val="28"/>
        </w:rPr>
        <w:t>kprobe</w:t>
      </w:r>
      <w:proofErr w:type="spellEnd"/>
      <w:r>
        <w:rPr>
          <w:rFonts w:ascii="楷体" w:eastAsia="楷体" w:hAnsi="楷体" w:cs="楷体"/>
          <w:sz w:val="28"/>
          <w:szCs w:val="28"/>
          <w:lang w:val="zh-TW" w:eastAsia="zh-TW"/>
        </w:rPr>
        <w:t>，记录目标函数被调用时的内核时间戳、函数所属的线程号和传输流四元组信息，并更新调用深度；在函数执行完成回调时添加回调追踪点</w:t>
      </w:r>
      <w:proofErr w:type="spellStart"/>
      <w:r>
        <w:rPr>
          <w:rFonts w:ascii="楷体" w:eastAsia="楷体" w:hAnsi="楷体" w:cs="楷体"/>
          <w:sz w:val="28"/>
          <w:szCs w:val="28"/>
        </w:rPr>
        <w:t>fexit</w:t>
      </w:r>
      <w:proofErr w:type="spellEnd"/>
      <w:r>
        <w:rPr>
          <w:rFonts w:ascii="楷体" w:eastAsia="楷体" w:hAnsi="楷体" w:cs="楷体"/>
          <w:sz w:val="28"/>
          <w:szCs w:val="28"/>
          <w:lang w:val="zh-TW" w:eastAsia="zh-TW"/>
        </w:rPr>
        <w:t>或</w:t>
      </w:r>
      <w:proofErr w:type="spellStart"/>
      <w:r>
        <w:rPr>
          <w:rFonts w:ascii="楷体" w:eastAsia="楷体" w:hAnsi="楷体" w:cs="楷体"/>
          <w:sz w:val="28"/>
          <w:szCs w:val="28"/>
        </w:rPr>
        <w:t>kretprobe</w:t>
      </w:r>
      <w:proofErr w:type="spellEnd"/>
      <w:r>
        <w:rPr>
          <w:rFonts w:ascii="楷体" w:eastAsia="楷体" w:hAnsi="楷体" w:cs="楷体"/>
          <w:sz w:val="28"/>
          <w:szCs w:val="28"/>
          <w:lang w:val="zh-TW" w:eastAsia="zh-TW"/>
        </w:rPr>
        <w:t>，记录目标函数回调时的内核时间戳；通过对比回调和调用函数的内核时间戳，观察传输函数的执行时间波动，并根据调用关系对应到各个关键操作中。</w:t>
      </w:r>
    </w:p>
    <w:p w14:paraId="69889CBC"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lang w:val="zh-TW" w:eastAsia="zh-TW"/>
        </w:rPr>
        <w:t xml:space="preserve">    作为本发明的又一种改进，所述步骤</w:t>
      </w:r>
      <w:r>
        <w:rPr>
          <w:rFonts w:ascii="楷体" w:eastAsia="楷体" w:hAnsi="楷体" w:cs="楷体"/>
          <w:sz w:val="28"/>
          <w:szCs w:val="28"/>
        </w:rPr>
        <w:t>S3</w:t>
      </w:r>
      <w:r>
        <w:rPr>
          <w:rFonts w:ascii="楷体" w:eastAsia="楷体" w:hAnsi="楷体" w:cs="楷体"/>
          <w:sz w:val="28"/>
          <w:szCs w:val="28"/>
          <w:lang w:val="zh-TW" w:eastAsia="zh-TW"/>
        </w:rPr>
        <w:t>中，当前监控点的开销分析具体为：定义函数递归调用的入口为最顶层，此层包含函数数量最少且能完整覆盖各个关键操作的执行时间，记录监控仅各个关键操作最顶层时的监控机制执行时间开销，将此作为分析基准，机制运行时记录机制的执行时间开销，对比基准作为当前时段机制执行开销的变化量。</w:t>
      </w:r>
    </w:p>
    <w:p w14:paraId="38F1BAC1"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lang w:val="zh-TW" w:eastAsia="zh-TW"/>
        </w:rPr>
        <w:lastRenderedPageBreak/>
        <w:t xml:space="preserve">    作为本发明的又一种改进，所述步骤</w:t>
      </w:r>
      <w:r>
        <w:rPr>
          <w:rFonts w:ascii="楷体" w:eastAsia="楷体" w:hAnsi="楷体" w:cs="楷体"/>
          <w:sz w:val="28"/>
          <w:szCs w:val="28"/>
        </w:rPr>
        <w:t>S3</w:t>
      </w:r>
      <w:r>
        <w:rPr>
          <w:rFonts w:ascii="楷体" w:eastAsia="楷体" w:hAnsi="楷体" w:cs="楷体"/>
          <w:sz w:val="28"/>
          <w:szCs w:val="28"/>
          <w:lang w:val="zh-TW" w:eastAsia="zh-TW"/>
        </w:rPr>
        <w:t>中，当前监控点获得的性能收益分析具体为：建立每层函数及其调用频率与收益的相关关系，随着调用层级的深入以及函数被调用频率的增加，监控该函数获得的监控粒度收益增加。</w:t>
      </w:r>
    </w:p>
    <w:p w14:paraId="2C964B84" w14:textId="77777777" w:rsidR="00C50226" w:rsidRDefault="00000000">
      <w:pPr>
        <w:spacing w:line="360" w:lineRule="auto"/>
        <w:rPr>
          <w:rFonts w:ascii="楷体" w:eastAsia="楷体" w:hAnsi="楷体" w:cs="楷体"/>
          <w:sz w:val="28"/>
          <w:szCs w:val="28"/>
          <w:lang w:val="zh-TW" w:eastAsia="zh-TW"/>
        </w:rPr>
      </w:pPr>
      <w:r>
        <w:rPr>
          <w:rFonts w:ascii="楷体" w:eastAsia="楷体" w:hAnsi="楷体" w:cs="楷体"/>
          <w:sz w:val="28"/>
          <w:szCs w:val="28"/>
          <w:lang w:val="zh-TW" w:eastAsia="zh-TW"/>
        </w:rPr>
        <w:t xml:space="preserve">    为了实现上述目的，本发明还采取的技术方案是：</w:t>
      </w:r>
      <w:r>
        <w:rPr>
          <w:rFonts w:ascii="楷体" w:eastAsia="楷体" w:hAnsi="楷体" w:cs="楷体"/>
          <w:spacing w:val="-6"/>
          <w:sz w:val="28"/>
          <w:szCs w:val="28"/>
          <w:lang w:val="zh-TW" w:eastAsia="zh-TW"/>
        </w:rPr>
        <w:t>一种数据中心网络中轻量级传输时延抖动监控</w:t>
      </w:r>
      <w:r>
        <w:rPr>
          <w:rFonts w:ascii="楷体" w:eastAsia="楷体" w:hAnsi="楷体" w:cs="楷体"/>
          <w:sz w:val="28"/>
          <w:szCs w:val="28"/>
          <w:lang w:val="zh-TW" w:eastAsia="zh-TW"/>
        </w:rPr>
        <w:t>系统，包括计算机程序，所述计算机程序被处理器执行时实现如上述任一种所述方法的步骤。</w:t>
      </w:r>
    </w:p>
    <w:p w14:paraId="1CDBD2C8" w14:textId="77777777" w:rsidR="00C50226" w:rsidRDefault="00000000">
      <w:pPr>
        <w:spacing w:line="360" w:lineRule="auto"/>
        <w:ind w:firstLine="640"/>
        <w:rPr>
          <w:rFonts w:ascii="楷体" w:eastAsia="楷体" w:hAnsi="楷体" w:cs="楷体"/>
          <w:sz w:val="28"/>
          <w:szCs w:val="28"/>
          <w:lang w:val="zh-TW" w:eastAsia="zh-TW"/>
        </w:rPr>
      </w:pPr>
      <w:r>
        <w:rPr>
          <w:rFonts w:ascii="楷体" w:eastAsia="楷体" w:hAnsi="楷体" w:cs="楷体"/>
          <w:spacing w:val="20"/>
          <w:sz w:val="28"/>
          <w:szCs w:val="28"/>
          <w:lang w:val="zh-TW" w:eastAsia="zh-TW"/>
        </w:rPr>
        <w:t>与现有技术相比</w:t>
      </w:r>
      <w:r>
        <w:rPr>
          <w:rFonts w:ascii="楷体" w:eastAsia="楷体" w:hAnsi="楷体" w:cs="楷体"/>
          <w:sz w:val="28"/>
          <w:szCs w:val="28"/>
          <w:lang w:val="zh-TW" w:eastAsia="zh-TW"/>
        </w:rPr>
        <w:t>：本发明具有的技术优势及技术效果是：</w:t>
      </w:r>
    </w:p>
    <w:p w14:paraId="3832159A"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 xml:space="preserve">1. </w:t>
      </w:r>
      <w:r>
        <w:rPr>
          <w:rFonts w:ascii="楷体" w:eastAsia="楷体" w:hAnsi="楷体" w:cs="楷体"/>
          <w:sz w:val="28"/>
          <w:szCs w:val="28"/>
          <w:lang w:val="zh-TW" w:eastAsia="zh-TW"/>
        </w:rPr>
        <w:t>本发明通过对内核源码、调用逻辑和系统操作的理解与剖析，细粒度地分析出小流传输时延抖动的具体来源，使内核态传输时延监控机制的粒度更加细致，同时监控传输流级别和线程级别的传输时延抖动，保证监控机制的性能。</w:t>
      </w:r>
    </w:p>
    <w:p w14:paraId="747391B4"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 xml:space="preserve">2. </w:t>
      </w:r>
      <w:r>
        <w:rPr>
          <w:rFonts w:ascii="楷体" w:eastAsia="楷体" w:hAnsi="楷体" w:cs="楷体"/>
          <w:sz w:val="28"/>
          <w:szCs w:val="28"/>
          <w:lang w:val="zh-TW" w:eastAsia="zh-TW"/>
        </w:rPr>
        <w:t>本发明基于改进版的多目标优化遗传算法，权衡了监控机制执行开销与性能收益，通过动态调整监控范围的方式，在保证细粒度且全面监控的同时，有效减少部署系统后为数据中心网络带来的额外延迟。</w:t>
      </w:r>
    </w:p>
    <w:p w14:paraId="10A9A1A7" w14:textId="77777777" w:rsidR="00C50226" w:rsidRDefault="00C50226">
      <w:pPr>
        <w:spacing w:line="360" w:lineRule="auto"/>
        <w:ind w:firstLine="560"/>
        <w:rPr>
          <w:rFonts w:ascii="楷体" w:eastAsia="楷体" w:hAnsi="楷体" w:cs="楷体"/>
          <w:sz w:val="28"/>
          <w:szCs w:val="28"/>
        </w:rPr>
      </w:pPr>
    </w:p>
    <w:p w14:paraId="56AB2F80" w14:textId="77777777" w:rsidR="00C50226" w:rsidRDefault="00000000">
      <w:pPr>
        <w:spacing w:line="360" w:lineRule="auto"/>
        <w:rPr>
          <w:rFonts w:ascii="楷体" w:eastAsia="楷体" w:hAnsi="楷体" w:cs="楷体"/>
          <w:b/>
          <w:bCs/>
          <w:sz w:val="28"/>
          <w:szCs w:val="28"/>
          <w:lang w:val="zh-TW" w:eastAsia="zh-TW"/>
        </w:rPr>
      </w:pPr>
      <w:r>
        <w:rPr>
          <w:rFonts w:ascii="楷体" w:eastAsia="楷体" w:hAnsi="楷体" w:cs="楷体"/>
          <w:b/>
          <w:bCs/>
          <w:sz w:val="28"/>
          <w:szCs w:val="28"/>
          <w:lang w:val="zh-TW" w:eastAsia="zh-TW"/>
        </w:rPr>
        <w:t>附图说明</w:t>
      </w:r>
    </w:p>
    <w:p w14:paraId="004A254F"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lang w:val="zh-TW" w:eastAsia="zh-TW"/>
        </w:rPr>
        <w:t>图</w:t>
      </w:r>
      <w:r>
        <w:rPr>
          <w:rFonts w:ascii="楷体" w:eastAsia="楷体" w:hAnsi="楷体" w:cs="楷体"/>
          <w:sz w:val="28"/>
          <w:szCs w:val="28"/>
        </w:rPr>
        <w:t>1</w:t>
      </w:r>
      <w:r>
        <w:rPr>
          <w:rFonts w:ascii="楷体" w:eastAsia="楷体" w:hAnsi="楷体" w:cs="楷体"/>
          <w:sz w:val="28"/>
          <w:szCs w:val="28"/>
          <w:lang w:val="zh-TW" w:eastAsia="zh-TW"/>
        </w:rPr>
        <w:t>为实现本发明方法的监控机制设计示意图；</w:t>
      </w:r>
    </w:p>
    <w:p w14:paraId="3785F914"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lang w:val="zh-TW" w:eastAsia="zh-TW"/>
        </w:rPr>
        <w:t>图</w:t>
      </w:r>
      <w:r>
        <w:rPr>
          <w:rFonts w:ascii="楷体" w:eastAsia="楷体" w:hAnsi="楷体" w:cs="楷体"/>
          <w:sz w:val="28"/>
          <w:szCs w:val="28"/>
        </w:rPr>
        <w:t>2</w:t>
      </w:r>
      <w:r>
        <w:rPr>
          <w:rFonts w:ascii="楷体" w:eastAsia="楷体" w:hAnsi="楷体" w:cs="楷体"/>
          <w:sz w:val="28"/>
          <w:szCs w:val="28"/>
          <w:lang w:val="zh-TW" w:eastAsia="zh-TW"/>
        </w:rPr>
        <w:t>为本发明方法的步骤流程图；</w:t>
      </w:r>
    </w:p>
    <w:p w14:paraId="29B142A5"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w:t>
      </w:r>
      <w:r>
        <w:rPr>
          <w:rFonts w:ascii="楷体" w:eastAsia="楷体" w:hAnsi="楷体" w:cs="楷体"/>
          <w:sz w:val="28"/>
          <w:szCs w:val="28"/>
          <w:lang w:val="zh-TW" w:eastAsia="zh-TW"/>
        </w:rPr>
        <w:t>图</w:t>
      </w:r>
      <w:r>
        <w:rPr>
          <w:rFonts w:ascii="楷体" w:eastAsia="楷体" w:hAnsi="楷体" w:cs="楷体"/>
          <w:sz w:val="28"/>
          <w:szCs w:val="28"/>
        </w:rPr>
        <w:t>3</w:t>
      </w:r>
      <w:r>
        <w:rPr>
          <w:rFonts w:ascii="楷体" w:eastAsia="楷体" w:hAnsi="楷体" w:cs="楷体"/>
          <w:sz w:val="28"/>
          <w:szCs w:val="28"/>
          <w:lang w:val="zh-TW" w:eastAsia="zh-TW"/>
        </w:rPr>
        <w:t>为运用本发明方法的监控执行过程的样例逻辑展示图；</w:t>
      </w:r>
    </w:p>
    <w:p w14:paraId="105675A8" w14:textId="77777777" w:rsidR="00C50226" w:rsidRDefault="00000000">
      <w:pPr>
        <w:spacing w:line="360" w:lineRule="auto"/>
        <w:ind w:firstLine="560"/>
        <w:rPr>
          <w:rFonts w:ascii="楷体" w:eastAsia="楷体" w:hAnsi="楷体" w:cs="楷体"/>
          <w:sz w:val="28"/>
          <w:szCs w:val="28"/>
          <w:lang w:val="zh-TW" w:eastAsia="zh-TW"/>
        </w:rPr>
      </w:pPr>
      <w:r>
        <w:rPr>
          <w:rFonts w:ascii="楷体" w:eastAsia="楷体" w:hAnsi="楷体" w:cs="楷体"/>
          <w:sz w:val="28"/>
          <w:szCs w:val="28"/>
          <w:lang w:val="zh-TW" w:eastAsia="zh-TW"/>
        </w:rPr>
        <w:t>图4为本发明方法监控机制的后端运行过程示意图；</w:t>
      </w:r>
    </w:p>
    <w:p w14:paraId="5FEC6CF8" w14:textId="77777777" w:rsidR="00C50226" w:rsidRDefault="00000000">
      <w:pPr>
        <w:spacing w:line="360" w:lineRule="auto"/>
        <w:ind w:firstLine="560"/>
        <w:rPr>
          <w:rFonts w:ascii="楷体" w:eastAsia="楷体" w:hAnsi="楷体" w:cs="楷体"/>
          <w:sz w:val="28"/>
          <w:szCs w:val="28"/>
          <w:lang w:val="zh-TW" w:eastAsia="zh-TW"/>
        </w:rPr>
      </w:pPr>
      <w:r>
        <w:rPr>
          <w:rFonts w:ascii="楷体" w:eastAsia="楷体" w:hAnsi="楷体" w:cs="楷体"/>
          <w:sz w:val="28"/>
          <w:szCs w:val="28"/>
          <w:lang w:val="zh-TW" w:eastAsia="zh-TW"/>
        </w:rPr>
        <w:t>图5为本发明方法的监控机制前端展示界面示意图。</w:t>
      </w:r>
    </w:p>
    <w:p w14:paraId="0C1D561D" w14:textId="77777777" w:rsidR="00C50226" w:rsidRDefault="00C50226">
      <w:pPr>
        <w:spacing w:line="360" w:lineRule="auto"/>
        <w:ind w:firstLine="560"/>
        <w:rPr>
          <w:rFonts w:ascii="楷体" w:eastAsia="楷体" w:hAnsi="楷体" w:cs="楷体"/>
          <w:sz w:val="28"/>
          <w:szCs w:val="28"/>
          <w:lang w:val="zh-TW" w:eastAsia="zh-TW"/>
        </w:rPr>
      </w:pPr>
    </w:p>
    <w:p w14:paraId="5C7D5F37" w14:textId="77777777" w:rsidR="00C50226" w:rsidRDefault="00000000">
      <w:pPr>
        <w:spacing w:line="360" w:lineRule="auto"/>
        <w:rPr>
          <w:rFonts w:ascii="楷体" w:eastAsia="楷体" w:hAnsi="楷体" w:cs="楷体"/>
          <w:b/>
          <w:bCs/>
          <w:sz w:val="28"/>
          <w:szCs w:val="28"/>
          <w:lang w:val="zh-TW" w:eastAsia="zh-TW"/>
        </w:rPr>
      </w:pPr>
      <w:r>
        <w:rPr>
          <w:rFonts w:ascii="楷体" w:eastAsia="楷体" w:hAnsi="楷体" w:cs="楷体"/>
          <w:b/>
          <w:bCs/>
          <w:sz w:val="28"/>
          <w:szCs w:val="28"/>
          <w:lang w:val="zh-TW" w:eastAsia="zh-TW"/>
        </w:rPr>
        <w:t>具体实施方式</w:t>
      </w:r>
    </w:p>
    <w:p w14:paraId="50BAA229" w14:textId="77777777" w:rsidR="00C50226" w:rsidRDefault="00000000">
      <w:pPr>
        <w:spacing w:line="360" w:lineRule="auto"/>
        <w:ind w:firstLine="480"/>
        <w:rPr>
          <w:rFonts w:ascii="楷体" w:eastAsia="楷体" w:hAnsi="楷体" w:cs="楷体"/>
          <w:sz w:val="28"/>
          <w:szCs w:val="28"/>
          <w:lang w:val="zh-TW" w:eastAsia="zh-TW"/>
        </w:rPr>
      </w:pPr>
      <w:r>
        <w:rPr>
          <w:rFonts w:ascii="楷体" w:eastAsia="楷体" w:hAnsi="楷体" w:cs="楷体"/>
          <w:sz w:val="28"/>
          <w:szCs w:val="28"/>
          <w:lang w:val="zh-TW" w:eastAsia="zh-TW"/>
        </w:rPr>
        <w:t>下面结合附图和具体实施方式，进一步阐明本发明，应理解下述具体实施方式仅用于说明本发明而不用于限制本发明的范围。</w:t>
      </w:r>
    </w:p>
    <w:p w14:paraId="22EBEF4A" w14:textId="77777777" w:rsidR="00C50226" w:rsidRDefault="00000000">
      <w:pPr>
        <w:spacing w:line="360" w:lineRule="auto"/>
        <w:ind w:firstLine="480"/>
        <w:rPr>
          <w:rFonts w:ascii="楷体" w:eastAsia="楷体" w:hAnsi="楷体" w:cs="楷体"/>
          <w:b/>
          <w:bCs/>
          <w:sz w:val="28"/>
          <w:szCs w:val="28"/>
        </w:rPr>
      </w:pPr>
      <w:r>
        <w:rPr>
          <w:rFonts w:ascii="楷体" w:eastAsia="楷体" w:hAnsi="楷体" w:cs="楷体"/>
          <w:b/>
          <w:bCs/>
          <w:sz w:val="28"/>
          <w:szCs w:val="28"/>
          <w:lang w:val="zh-TW" w:eastAsia="zh-TW"/>
        </w:rPr>
        <w:t>实施例</w:t>
      </w:r>
      <w:r>
        <w:rPr>
          <w:rFonts w:ascii="楷体" w:eastAsia="楷体" w:hAnsi="楷体" w:cs="楷体"/>
          <w:b/>
          <w:bCs/>
          <w:sz w:val="28"/>
          <w:szCs w:val="28"/>
        </w:rPr>
        <w:t>1</w:t>
      </w:r>
    </w:p>
    <w:p w14:paraId="5047AF0A"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lang w:val="zh-TW" w:eastAsia="zh-TW"/>
        </w:rPr>
        <w:lastRenderedPageBreak/>
        <w:t>一种数据中心网络中传输时延抖动监控的方法，能够实时细粒度地监控传输终端的操作系统内核态各项操作，从而监控终端因素对传输实验的影响，其步骤执行流程如图</w:t>
      </w:r>
      <w:r>
        <w:rPr>
          <w:rFonts w:ascii="楷体" w:eastAsia="楷体" w:hAnsi="楷体" w:cs="楷体"/>
          <w:sz w:val="28"/>
          <w:szCs w:val="28"/>
        </w:rPr>
        <w:t>2</w:t>
      </w:r>
      <w:r>
        <w:rPr>
          <w:rFonts w:ascii="楷体" w:eastAsia="楷体" w:hAnsi="楷体" w:cs="楷体"/>
          <w:sz w:val="28"/>
          <w:szCs w:val="28"/>
          <w:lang w:val="zh-TW" w:eastAsia="zh-TW"/>
        </w:rPr>
        <w:t>所示，首先对传输时延抖动的原因进行分析，将流传输时延抖动的原因定位到终端，通过对内核源码、调用逻辑和系统操作的理解与剖析，细粒度地分析出流传输时延抖动的具体来源；进一步，本方法根据监控机制的执行开销和性能收益，设计并运行多目标优化算法，优化机制的监控范围，降低性能监控机制的性能开销，避免监控对小流传输时延的影响，同时增加监控机制的监控性能，最终实现了实时细粒度监控内核态操作导致的传输时延抖动，并以较低的监控开销和较高的监控收益运行监控机制，该方法包括以下步骤：</w:t>
      </w:r>
    </w:p>
    <w:p w14:paraId="69130592"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S1</w:t>
      </w:r>
      <w:r>
        <w:rPr>
          <w:rFonts w:ascii="楷体" w:eastAsia="楷体" w:hAnsi="楷体" w:cs="楷体"/>
          <w:sz w:val="28"/>
          <w:szCs w:val="28"/>
          <w:lang w:val="zh-TW" w:eastAsia="zh-TW"/>
        </w:rPr>
        <w:t>：解析数据中心网络中传输终端操作系统内核态的网络传输相关操作，并分层对应执行关键点，该步骤对应如图</w:t>
      </w:r>
      <w:r>
        <w:rPr>
          <w:rFonts w:ascii="楷体" w:eastAsia="楷体" w:hAnsi="楷体" w:cs="楷体"/>
          <w:sz w:val="28"/>
          <w:szCs w:val="28"/>
        </w:rPr>
        <w:t>1</w:t>
      </w:r>
      <w:r>
        <w:rPr>
          <w:rFonts w:ascii="楷体" w:eastAsia="楷体" w:hAnsi="楷体" w:cs="楷体"/>
          <w:sz w:val="28"/>
          <w:szCs w:val="28"/>
          <w:lang w:val="zh-TW" w:eastAsia="zh-TW"/>
        </w:rPr>
        <w:t>所示的资源监控模块，通过运行守护进程，执行进程或线程级别以及传输流级别的监控程序，方法如下</w:t>
      </w:r>
      <w:r>
        <w:rPr>
          <w:rFonts w:ascii="楷体" w:eastAsia="楷体" w:hAnsi="楷体" w:cs="楷体"/>
          <w:sz w:val="28"/>
          <w:szCs w:val="28"/>
        </w:rPr>
        <w:t>:</w:t>
      </w:r>
    </w:p>
    <w:p w14:paraId="19C9A44F"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lang w:val="zh-TW" w:eastAsia="zh-TW"/>
        </w:rPr>
        <w:t>对于双端之间传输的一条流，其传输时延在终端中的组成可以被划分为操作系统层、网络协议层、网卡驱动层和其余开销层等四层；其中操作系统层包含内存拷贝、队列调度以及锁的有关操作等，网络协议层包含</w:t>
      </w:r>
      <w:r>
        <w:rPr>
          <w:rFonts w:ascii="楷体" w:eastAsia="楷体" w:hAnsi="楷体" w:cs="楷体"/>
          <w:sz w:val="28"/>
          <w:szCs w:val="28"/>
        </w:rPr>
        <w:t>TCP</w:t>
      </w:r>
      <w:r>
        <w:rPr>
          <w:rFonts w:ascii="楷体" w:eastAsia="楷体" w:hAnsi="楷体" w:cs="楷体"/>
          <w:sz w:val="28"/>
          <w:szCs w:val="28"/>
          <w:lang w:val="zh-TW" w:eastAsia="zh-TW"/>
        </w:rPr>
        <w:t>和</w:t>
      </w:r>
      <w:r>
        <w:rPr>
          <w:rFonts w:ascii="楷体" w:eastAsia="楷体" w:hAnsi="楷体" w:cs="楷体"/>
          <w:sz w:val="28"/>
          <w:szCs w:val="28"/>
        </w:rPr>
        <w:t>IP</w:t>
      </w:r>
      <w:r>
        <w:rPr>
          <w:rFonts w:ascii="楷体" w:eastAsia="楷体" w:hAnsi="楷体" w:cs="楷体"/>
          <w:sz w:val="28"/>
          <w:szCs w:val="28"/>
          <w:lang w:val="zh-TW" w:eastAsia="zh-TW"/>
        </w:rPr>
        <w:t>协议栈处理的相关操作，网卡驱动层通过中断机制执行网卡的报文发送，据此定义五个关键的内核态处理操作：内存拷贝、队列调度、锁操作、网络协议栈和中断机制，如下表</w:t>
      </w:r>
      <w:r>
        <w:rPr>
          <w:rFonts w:ascii="楷体" w:eastAsia="楷体" w:hAnsi="楷体" w:cs="楷体"/>
          <w:sz w:val="28"/>
          <w:szCs w:val="28"/>
        </w:rPr>
        <w:t>1</w:t>
      </w:r>
      <w:r>
        <w:rPr>
          <w:rFonts w:ascii="楷体" w:eastAsia="楷体" w:hAnsi="楷体" w:cs="楷体"/>
          <w:sz w:val="28"/>
          <w:szCs w:val="28"/>
          <w:lang w:val="zh-TW" w:eastAsia="zh-TW"/>
        </w:rPr>
        <w:t>所示：</w:t>
      </w:r>
    </w:p>
    <w:p w14:paraId="67B11E3F"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 xml:space="preserve">            </w:t>
      </w:r>
      <w:r>
        <w:rPr>
          <w:rFonts w:ascii="楷体" w:eastAsia="楷体" w:hAnsi="楷体" w:cs="楷体"/>
          <w:sz w:val="28"/>
          <w:szCs w:val="28"/>
          <w:lang w:val="zh-TW" w:eastAsia="zh-TW"/>
        </w:rPr>
        <w:t>表</w:t>
      </w:r>
      <w:r>
        <w:rPr>
          <w:rFonts w:ascii="楷体" w:eastAsia="楷体" w:hAnsi="楷体" w:cs="楷体"/>
          <w:sz w:val="28"/>
          <w:szCs w:val="28"/>
        </w:rPr>
        <w:t xml:space="preserve">1  </w:t>
      </w:r>
      <w:r>
        <w:rPr>
          <w:rFonts w:ascii="楷体" w:eastAsia="楷体" w:hAnsi="楷体" w:cs="楷体"/>
          <w:sz w:val="28"/>
          <w:szCs w:val="28"/>
          <w:lang w:val="zh-TW" w:eastAsia="zh-TW"/>
        </w:rPr>
        <w:t>内核态操作关键函数列表</w:t>
      </w:r>
    </w:p>
    <w:p w14:paraId="10E255E5"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noProof/>
          <w:sz w:val="28"/>
          <w:szCs w:val="28"/>
        </w:rPr>
        <w:lastRenderedPageBreak/>
        <w:drawing>
          <wp:inline distT="0" distB="0" distL="0" distR="0" wp14:anchorId="62508F5B" wp14:editId="47987092">
            <wp:extent cx="4863339" cy="3306470"/>
            <wp:effectExtent l="0" t="0" r="0" b="0"/>
            <wp:docPr id="1073741838" name="officeArt object" descr="图片 1"/>
            <wp:cNvGraphicFramePr/>
            <a:graphic xmlns:a="http://schemas.openxmlformats.org/drawingml/2006/main">
              <a:graphicData uri="http://schemas.openxmlformats.org/drawingml/2006/picture">
                <pic:pic xmlns:pic="http://schemas.openxmlformats.org/drawingml/2006/picture">
                  <pic:nvPicPr>
                    <pic:cNvPr id="1073741838" name="图片 1" descr="图片 1"/>
                    <pic:cNvPicPr>
                      <a:picLocks noChangeAspect="1"/>
                    </pic:cNvPicPr>
                  </pic:nvPicPr>
                  <pic:blipFill>
                    <a:blip r:embed="rId17"/>
                    <a:stretch>
                      <a:fillRect/>
                    </a:stretch>
                  </pic:blipFill>
                  <pic:spPr>
                    <a:xfrm>
                      <a:off x="0" y="0"/>
                      <a:ext cx="4863339" cy="3306470"/>
                    </a:xfrm>
                    <a:prstGeom prst="rect">
                      <a:avLst/>
                    </a:prstGeom>
                    <a:ln w="12700" cap="flat">
                      <a:noFill/>
                      <a:miter lim="400000"/>
                    </a:ln>
                    <a:effectLst/>
                  </pic:spPr>
                </pic:pic>
              </a:graphicData>
            </a:graphic>
          </wp:inline>
        </w:drawing>
      </w:r>
    </w:p>
    <w:p w14:paraId="5605E118" w14:textId="77777777" w:rsidR="00C50226" w:rsidRDefault="00000000">
      <w:pPr>
        <w:spacing w:line="360" w:lineRule="auto"/>
        <w:ind w:firstLine="560"/>
        <w:rPr>
          <w:rFonts w:ascii="楷体" w:eastAsia="楷体" w:hAnsi="楷体" w:cs="楷体"/>
          <w:sz w:val="28"/>
          <w:szCs w:val="28"/>
          <w:lang w:val="zh-TW" w:eastAsia="zh-TW"/>
        </w:rPr>
      </w:pPr>
      <w:r>
        <w:rPr>
          <w:rFonts w:ascii="楷体" w:eastAsia="楷体" w:hAnsi="楷体" w:cs="楷体"/>
          <w:sz w:val="28"/>
          <w:szCs w:val="28"/>
          <w:lang w:val="zh-TW" w:eastAsia="zh-TW"/>
        </w:rPr>
        <w:t>上表是内核态操作的关键监控函数列表，表中展示了各项内核态关键操作的所有上层函数，即监控机制所监控的范围最广、出现频率最低且位于调用栈顶层的函数，对这些函数进行监控或其调用的组成函数进行监控能全面获得传输时延的组成。</w:t>
      </w:r>
    </w:p>
    <w:p w14:paraId="3A994AAF" w14:textId="77777777" w:rsidR="00C50226" w:rsidRDefault="00000000">
      <w:pPr>
        <w:spacing w:line="360" w:lineRule="auto"/>
        <w:ind w:firstLine="560"/>
        <w:rPr>
          <w:rFonts w:ascii="楷体" w:eastAsia="楷体" w:hAnsi="楷体" w:cs="楷体"/>
          <w:sz w:val="28"/>
          <w:szCs w:val="28"/>
          <w:lang w:val="zh-TW" w:eastAsia="zh-TW"/>
        </w:rPr>
      </w:pPr>
      <w:r>
        <w:rPr>
          <w:rFonts w:ascii="楷体" w:eastAsia="楷体" w:hAnsi="楷体" w:cs="楷体"/>
          <w:sz w:val="28"/>
          <w:szCs w:val="28"/>
          <w:lang w:val="zh-TW" w:eastAsia="zh-TW"/>
        </w:rPr>
        <w:t>终端操作系统内核态的各项操作通过执行函数及其层级调用表现，各关键操作包含多个执行函数以及多种调用关系；因此，对于每个关键操作，定义属于同一调用层级且能组成所属关键操作完整执行时间的所有函数为同层函数。</w:t>
      </w:r>
    </w:p>
    <w:p w14:paraId="25D2E3CF"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S2</w:t>
      </w:r>
      <w:r>
        <w:rPr>
          <w:rFonts w:ascii="楷体" w:eastAsia="楷体" w:hAnsi="楷体" w:cs="楷体"/>
          <w:sz w:val="28"/>
          <w:szCs w:val="28"/>
          <w:lang w:val="zh-TW" w:eastAsia="zh-TW"/>
        </w:rPr>
        <w:t>：向终端操作系统内核态的网络传输有关操作添加监控点，实现执行时间监控和性能抖动归属监控的操作，该步骤对应如图</w:t>
      </w:r>
      <w:r>
        <w:rPr>
          <w:rFonts w:ascii="楷体" w:eastAsia="楷体" w:hAnsi="楷体" w:cs="楷体"/>
          <w:sz w:val="28"/>
          <w:szCs w:val="28"/>
        </w:rPr>
        <w:t>1</w:t>
      </w:r>
      <w:r>
        <w:rPr>
          <w:rFonts w:ascii="楷体" w:eastAsia="楷体" w:hAnsi="楷体" w:cs="楷体"/>
          <w:sz w:val="28"/>
          <w:szCs w:val="28"/>
          <w:lang w:val="zh-TW" w:eastAsia="zh-TW"/>
        </w:rPr>
        <w:t>所示的性能追踪模块，利用</w:t>
      </w:r>
      <w:proofErr w:type="spellStart"/>
      <w:r>
        <w:rPr>
          <w:rFonts w:ascii="楷体" w:eastAsia="楷体" w:hAnsi="楷体" w:cs="楷体"/>
          <w:sz w:val="28"/>
          <w:szCs w:val="28"/>
        </w:rPr>
        <w:t>Kprobe</w:t>
      </w:r>
      <w:proofErr w:type="spellEnd"/>
      <w:r>
        <w:rPr>
          <w:rFonts w:ascii="楷体" w:eastAsia="楷体" w:hAnsi="楷体" w:cs="楷体"/>
          <w:sz w:val="28"/>
          <w:szCs w:val="28"/>
          <w:lang w:val="zh-TW" w:eastAsia="zh-TW"/>
        </w:rPr>
        <w:t>和</w:t>
      </w:r>
      <w:proofErr w:type="spellStart"/>
      <w:r>
        <w:rPr>
          <w:rFonts w:ascii="楷体" w:eastAsia="楷体" w:hAnsi="楷体" w:cs="楷体"/>
          <w:sz w:val="28"/>
          <w:szCs w:val="28"/>
        </w:rPr>
        <w:t>Fprobe</w:t>
      </w:r>
      <w:proofErr w:type="spellEnd"/>
      <w:r>
        <w:rPr>
          <w:rFonts w:ascii="楷体" w:eastAsia="楷体" w:hAnsi="楷体" w:cs="楷体"/>
          <w:sz w:val="28"/>
          <w:szCs w:val="28"/>
          <w:lang w:val="zh-TW" w:eastAsia="zh-TW"/>
        </w:rPr>
        <w:t>两种技术实现对内核执行函数的追踪监控，具体方法如下：</w:t>
      </w:r>
    </w:p>
    <w:p w14:paraId="267A3393"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 xml:space="preserve"> S21:</w:t>
      </w:r>
      <w:r>
        <w:rPr>
          <w:rFonts w:ascii="楷体" w:eastAsia="楷体" w:hAnsi="楷体" w:cs="楷体"/>
          <w:sz w:val="28"/>
          <w:szCs w:val="28"/>
          <w:lang w:val="zh-TW" w:eastAsia="zh-TW"/>
        </w:rPr>
        <w:t>定义两个</w:t>
      </w:r>
      <w:proofErr w:type="spellStart"/>
      <w:r>
        <w:rPr>
          <w:rFonts w:ascii="楷体" w:eastAsia="楷体" w:hAnsi="楷体" w:cs="楷体"/>
          <w:sz w:val="28"/>
          <w:szCs w:val="28"/>
        </w:rPr>
        <w:t>bpf_map</w:t>
      </w:r>
      <w:proofErr w:type="spellEnd"/>
      <w:r>
        <w:rPr>
          <w:rFonts w:ascii="楷体" w:eastAsia="楷体" w:hAnsi="楷体" w:cs="楷体"/>
          <w:sz w:val="28"/>
          <w:szCs w:val="28"/>
          <w:lang w:val="zh-TW" w:eastAsia="zh-TW"/>
        </w:rPr>
        <w:t>对象存储信息：</w:t>
      </w:r>
      <w:proofErr w:type="spellStart"/>
      <w:r>
        <w:rPr>
          <w:rFonts w:ascii="楷体" w:eastAsia="楷体" w:hAnsi="楷体" w:cs="楷体"/>
          <w:sz w:val="28"/>
          <w:szCs w:val="28"/>
        </w:rPr>
        <w:t>pid_to_flow</w:t>
      </w:r>
      <w:proofErr w:type="spellEnd"/>
      <w:r>
        <w:rPr>
          <w:rFonts w:ascii="楷体" w:eastAsia="楷体" w:hAnsi="楷体" w:cs="楷体"/>
          <w:sz w:val="28"/>
          <w:szCs w:val="28"/>
          <w:lang w:val="zh-TW" w:eastAsia="zh-TW"/>
        </w:rPr>
        <w:t>为存储不同线程的线程号对应传输流四元组信息的</w:t>
      </w:r>
      <w:r>
        <w:rPr>
          <w:rFonts w:ascii="楷体" w:eastAsia="楷体" w:hAnsi="楷体" w:cs="楷体"/>
          <w:sz w:val="28"/>
          <w:szCs w:val="28"/>
        </w:rPr>
        <w:t>map</w:t>
      </w:r>
      <w:r>
        <w:rPr>
          <w:rFonts w:ascii="楷体" w:eastAsia="楷体" w:hAnsi="楷体" w:cs="楷体"/>
          <w:sz w:val="28"/>
          <w:szCs w:val="28"/>
          <w:lang w:val="zh-TW" w:eastAsia="zh-TW"/>
        </w:rPr>
        <w:t>，用于区分执行函数所属传输流和线程；</w:t>
      </w:r>
      <w:proofErr w:type="spellStart"/>
      <w:r>
        <w:rPr>
          <w:rFonts w:ascii="楷体" w:eastAsia="楷体" w:hAnsi="楷体" w:cs="楷体"/>
          <w:sz w:val="28"/>
          <w:szCs w:val="28"/>
        </w:rPr>
        <w:t>tcp_depth</w:t>
      </w:r>
      <w:proofErr w:type="spellEnd"/>
      <w:r>
        <w:rPr>
          <w:rFonts w:ascii="楷体" w:eastAsia="楷体" w:hAnsi="楷体" w:cs="楷体"/>
          <w:sz w:val="28"/>
          <w:szCs w:val="28"/>
        </w:rPr>
        <w:t xml:space="preserve"> </w:t>
      </w:r>
      <w:r>
        <w:rPr>
          <w:rFonts w:ascii="楷体" w:eastAsia="楷体" w:hAnsi="楷体" w:cs="楷体"/>
          <w:sz w:val="28"/>
          <w:szCs w:val="28"/>
          <w:lang w:val="zh-TW" w:eastAsia="zh-TW"/>
        </w:rPr>
        <w:t>为存储函数递归调用深度的</w:t>
      </w:r>
      <w:r>
        <w:rPr>
          <w:rFonts w:ascii="楷体" w:eastAsia="楷体" w:hAnsi="楷体" w:cs="楷体"/>
          <w:sz w:val="28"/>
          <w:szCs w:val="28"/>
        </w:rPr>
        <w:t>map</w:t>
      </w:r>
      <w:r>
        <w:rPr>
          <w:rFonts w:ascii="楷体" w:eastAsia="楷体" w:hAnsi="楷体" w:cs="楷体"/>
          <w:sz w:val="28"/>
          <w:szCs w:val="28"/>
          <w:lang w:val="zh-TW" w:eastAsia="zh-TW"/>
        </w:rPr>
        <w:t>，用于确定函数调用层级及其与关键操作的对应关系。</w:t>
      </w:r>
    </w:p>
    <w:p w14:paraId="39194ACC"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 xml:space="preserve"> S22:</w:t>
      </w:r>
      <w:r>
        <w:rPr>
          <w:rFonts w:ascii="楷体" w:eastAsia="楷体" w:hAnsi="楷体" w:cs="楷体"/>
          <w:sz w:val="28"/>
          <w:szCs w:val="28"/>
          <w:lang w:val="zh-TW" w:eastAsia="zh-TW"/>
        </w:rPr>
        <w:t>定义监控机制所需信息：</w:t>
      </w:r>
      <w:proofErr w:type="spellStart"/>
      <w:r>
        <w:rPr>
          <w:rFonts w:ascii="楷体" w:eastAsia="楷体" w:hAnsi="楷体" w:cs="楷体"/>
          <w:sz w:val="28"/>
          <w:szCs w:val="28"/>
        </w:rPr>
        <w:t>flow_tuple</w:t>
      </w:r>
      <w:proofErr w:type="spellEnd"/>
      <w:r>
        <w:rPr>
          <w:rFonts w:ascii="楷体" w:eastAsia="楷体" w:hAnsi="楷体" w:cs="楷体"/>
          <w:sz w:val="28"/>
          <w:szCs w:val="28"/>
          <w:lang w:val="zh-TW" w:eastAsia="zh-TW"/>
        </w:rPr>
        <w:t>存储不同传输流的四元组信息；</w:t>
      </w:r>
      <w:r>
        <w:rPr>
          <w:rFonts w:ascii="楷体" w:eastAsia="楷体" w:hAnsi="楷体" w:cs="楷体"/>
          <w:sz w:val="28"/>
          <w:szCs w:val="28"/>
        </w:rPr>
        <w:t>depth</w:t>
      </w:r>
      <w:r>
        <w:rPr>
          <w:rFonts w:ascii="楷体" w:eastAsia="楷体" w:hAnsi="楷体" w:cs="楷体"/>
          <w:sz w:val="28"/>
          <w:szCs w:val="28"/>
          <w:lang w:val="zh-TW" w:eastAsia="zh-TW"/>
        </w:rPr>
        <w:t>和</w:t>
      </w:r>
      <w:proofErr w:type="spellStart"/>
      <w:r>
        <w:rPr>
          <w:rFonts w:ascii="楷体" w:eastAsia="楷体" w:hAnsi="楷体" w:cs="楷体"/>
          <w:sz w:val="28"/>
          <w:szCs w:val="28"/>
        </w:rPr>
        <w:t>max_depth</w:t>
      </w:r>
      <w:proofErr w:type="spellEnd"/>
      <w:r>
        <w:rPr>
          <w:rFonts w:ascii="楷体" w:eastAsia="楷体" w:hAnsi="楷体" w:cs="楷体"/>
          <w:sz w:val="28"/>
          <w:szCs w:val="28"/>
          <w:lang w:val="zh-TW" w:eastAsia="zh-TW"/>
        </w:rPr>
        <w:t>分别存储当前递归调用深度和最大递归调用深度；</w:t>
      </w:r>
      <w:r>
        <w:rPr>
          <w:rFonts w:ascii="楷体" w:eastAsia="楷体" w:hAnsi="楷体" w:cs="楷体"/>
          <w:sz w:val="28"/>
          <w:szCs w:val="28"/>
        </w:rPr>
        <w:lastRenderedPageBreak/>
        <w:t>stack</w:t>
      </w:r>
      <w:r>
        <w:rPr>
          <w:rFonts w:ascii="楷体" w:eastAsia="楷体" w:hAnsi="楷体" w:cs="楷体"/>
          <w:sz w:val="28"/>
          <w:szCs w:val="28"/>
          <w:lang w:val="zh-TW" w:eastAsia="zh-TW"/>
        </w:rPr>
        <w:t>存储当前函数调用关系中各递归调用函数的地址信息和调用关系；</w:t>
      </w:r>
      <w:proofErr w:type="spellStart"/>
      <w:r>
        <w:rPr>
          <w:rFonts w:ascii="楷体" w:eastAsia="楷体" w:hAnsi="楷体" w:cs="楷体"/>
          <w:sz w:val="28"/>
          <w:szCs w:val="28"/>
        </w:rPr>
        <w:t>func_latency</w:t>
      </w:r>
      <w:proofErr w:type="spellEnd"/>
      <w:r>
        <w:rPr>
          <w:rFonts w:ascii="楷体" w:eastAsia="楷体" w:hAnsi="楷体" w:cs="楷体"/>
          <w:sz w:val="28"/>
          <w:szCs w:val="28"/>
          <w:lang w:val="zh-TW" w:eastAsia="zh-TW"/>
        </w:rPr>
        <w:t>存储当前追踪函数的被调用时的内核时间戳和函数回调时的内核时间戳。</w:t>
      </w:r>
    </w:p>
    <w:p w14:paraId="1A573706"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 xml:space="preserve"> S23: </w:t>
      </w:r>
      <w:r>
        <w:rPr>
          <w:rFonts w:ascii="楷体" w:eastAsia="楷体" w:hAnsi="楷体" w:cs="楷体"/>
          <w:sz w:val="28"/>
          <w:szCs w:val="28"/>
          <w:lang w:val="zh-TW" w:eastAsia="zh-TW"/>
        </w:rPr>
        <w:t>向内核态各项操作的每个函数添加监控点：在函数执行前添加调用追踪点</w:t>
      </w:r>
      <w:proofErr w:type="spellStart"/>
      <w:r>
        <w:rPr>
          <w:rFonts w:ascii="楷体" w:eastAsia="楷体" w:hAnsi="楷体" w:cs="楷体"/>
          <w:sz w:val="28"/>
          <w:szCs w:val="28"/>
        </w:rPr>
        <w:t>fentry</w:t>
      </w:r>
      <w:proofErr w:type="spellEnd"/>
      <w:r>
        <w:rPr>
          <w:rFonts w:ascii="楷体" w:eastAsia="楷体" w:hAnsi="楷体" w:cs="楷体"/>
          <w:sz w:val="28"/>
          <w:szCs w:val="28"/>
          <w:lang w:val="zh-TW" w:eastAsia="zh-TW"/>
        </w:rPr>
        <w:t>或</w:t>
      </w:r>
      <w:proofErr w:type="spellStart"/>
      <w:r>
        <w:rPr>
          <w:rFonts w:ascii="楷体" w:eastAsia="楷体" w:hAnsi="楷体" w:cs="楷体"/>
          <w:sz w:val="28"/>
          <w:szCs w:val="28"/>
        </w:rPr>
        <w:t>kprobe</w:t>
      </w:r>
      <w:proofErr w:type="spellEnd"/>
      <w:r>
        <w:rPr>
          <w:rFonts w:ascii="楷体" w:eastAsia="楷体" w:hAnsi="楷体" w:cs="楷体"/>
          <w:sz w:val="28"/>
          <w:szCs w:val="28"/>
          <w:lang w:val="zh-TW" w:eastAsia="zh-TW"/>
        </w:rPr>
        <w:t>，记录目标函数被调用时的内核时间戳、函数所属的线程号和传输流四元组信息，并更新调用深度；在函数执行完成回调时添加回调追踪点</w:t>
      </w:r>
      <w:proofErr w:type="spellStart"/>
      <w:r>
        <w:rPr>
          <w:rFonts w:ascii="楷体" w:eastAsia="楷体" w:hAnsi="楷体" w:cs="楷体"/>
          <w:sz w:val="28"/>
          <w:szCs w:val="28"/>
        </w:rPr>
        <w:t>fexit</w:t>
      </w:r>
      <w:proofErr w:type="spellEnd"/>
      <w:r>
        <w:rPr>
          <w:rFonts w:ascii="楷体" w:eastAsia="楷体" w:hAnsi="楷体" w:cs="楷体"/>
          <w:sz w:val="28"/>
          <w:szCs w:val="28"/>
          <w:lang w:val="zh-TW" w:eastAsia="zh-TW"/>
        </w:rPr>
        <w:t>或</w:t>
      </w:r>
      <w:proofErr w:type="spellStart"/>
      <w:r>
        <w:rPr>
          <w:rFonts w:ascii="楷体" w:eastAsia="楷体" w:hAnsi="楷体" w:cs="楷体"/>
          <w:sz w:val="28"/>
          <w:szCs w:val="28"/>
        </w:rPr>
        <w:t>kretprobe</w:t>
      </w:r>
      <w:proofErr w:type="spellEnd"/>
      <w:r>
        <w:rPr>
          <w:rFonts w:ascii="楷体" w:eastAsia="楷体" w:hAnsi="楷体" w:cs="楷体"/>
          <w:sz w:val="28"/>
          <w:szCs w:val="28"/>
          <w:lang w:val="zh-TW" w:eastAsia="zh-TW"/>
        </w:rPr>
        <w:t>，记录目标函数回调时的内核时间戳；通过对比回调和调用函数的内核时间戳，观察传输函数的执行时间波动，并根据调用关系对应到各个关键操作中。</w:t>
      </w:r>
    </w:p>
    <w:p w14:paraId="1EE69C86" w14:textId="77777777" w:rsidR="00C50226" w:rsidRDefault="00000000">
      <w:pPr>
        <w:spacing w:line="360" w:lineRule="auto"/>
        <w:ind w:firstLine="560"/>
        <w:rPr>
          <w:rFonts w:ascii="楷体" w:eastAsia="楷体" w:hAnsi="楷体" w:cs="楷体"/>
          <w:sz w:val="28"/>
          <w:szCs w:val="28"/>
        </w:rPr>
      </w:pPr>
      <w:r>
        <w:rPr>
          <w:rFonts w:ascii="楷体" w:eastAsia="楷体" w:hAnsi="楷体" w:cs="楷体"/>
          <w:sz w:val="28"/>
          <w:szCs w:val="28"/>
        </w:rPr>
        <w:t>S3:</w:t>
      </w:r>
      <w:r>
        <w:rPr>
          <w:rFonts w:ascii="楷体" w:eastAsia="楷体" w:hAnsi="楷体" w:cs="楷体"/>
          <w:sz w:val="28"/>
          <w:szCs w:val="28"/>
          <w:lang w:val="zh-TW" w:eastAsia="zh-TW"/>
        </w:rPr>
        <w:t>在执行网络传输任务的过程中，分析当前监控点的开销与获得的性能收益，并根据结果调整监控模块的函数数量以及监控不同产生频率的函数，该步骤对应如图</w:t>
      </w:r>
      <w:r>
        <w:rPr>
          <w:rFonts w:ascii="楷体" w:eastAsia="楷体" w:hAnsi="楷体" w:cs="楷体"/>
          <w:sz w:val="28"/>
          <w:szCs w:val="28"/>
        </w:rPr>
        <w:t>1</w:t>
      </w:r>
      <w:r>
        <w:rPr>
          <w:rFonts w:ascii="楷体" w:eastAsia="楷体" w:hAnsi="楷体" w:cs="楷体"/>
          <w:sz w:val="28"/>
          <w:szCs w:val="28"/>
          <w:lang w:val="zh-TW" w:eastAsia="zh-TW"/>
        </w:rPr>
        <w:t>所示的监控管理模块，通过分析开销与性能的数值，获取监控机制的调整范围和粒度，对监控函数进行调整，具体步骤如下：</w:t>
      </w:r>
    </w:p>
    <w:p w14:paraId="100F9521" w14:textId="77777777" w:rsidR="00C50226" w:rsidRDefault="00000000">
      <w:pPr>
        <w:spacing w:line="360" w:lineRule="auto"/>
        <w:ind w:firstLine="560"/>
        <w:rPr>
          <w:rFonts w:ascii="楷体" w:eastAsia="楷体" w:hAnsi="楷体" w:cs="楷体"/>
          <w:sz w:val="28"/>
          <w:szCs w:val="28"/>
          <w:lang w:val="zh-TW" w:eastAsia="zh-TW"/>
        </w:rPr>
      </w:pPr>
      <w:r>
        <w:rPr>
          <w:rFonts w:ascii="楷体" w:eastAsia="楷体" w:hAnsi="楷体" w:cs="楷体"/>
          <w:sz w:val="28"/>
          <w:szCs w:val="28"/>
          <w:lang w:val="zh-TW" w:eastAsia="zh-TW"/>
        </w:rPr>
        <w:t>监控点的开销分析：在各个关键操作中，定义函数递归调用的入口为最顶层，此层包含函数数量最少且能完整覆盖各个关键操作的执行时间；记录监控仅各个关键操作最顶层时的监控机制执行时间开销，将此作为分析基准；机制运行时记录机制的执行时间开销，对比基准作为当前时段机制执行开销的变化量。</w:t>
      </w:r>
    </w:p>
    <w:p w14:paraId="40D8BB4D" w14:textId="77777777" w:rsidR="00C50226" w:rsidRDefault="00000000">
      <w:pPr>
        <w:spacing w:line="360" w:lineRule="auto"/>
        <w:ind w:firstLine="560"/>
        <w:rPr>
          <w:rFonts w:ascii="楷体" w:eastAsia="楷体" w:hAnsi="楷体" w:cs="楷体"/>
          <w:sz w:val="28"/>
          <w:szCs w:val="28"/>
          <w:lang w:val="zh-TW" w:eastAsia="zh-TW"/>
        </w:rPr>
      </w:pPr>
      <w:r>
        <w:rPr>
          <w:rFonts w:ascii="楷体" w:eastAsia="楷体" w:hAnsi="楷体" w:cs="楷体"/>
          <w:sz w:val="28"/>
          <w:szCs w:val="28"/>
          <w:lang w:val="zh-TW" w:eastAsia="zh-TW"/>
        </w:rPr>
        <w:t>监控机制的性能收益分析：建立每层函数及其调用频率与收益的相关关系，即从最顶层函数开始，随着调用层级的深入以及函数被调用频率的增加，监控该函数获得的监控粒度收益增加。</w:t>
      </w:r>
    </w:p>
    <w:p w14:paraId="5596482C" w14:textId="77777777" w:rsidR="00C50226" w:rsidRDefault="00000000">
      <w:pPr>
        <w:spacing w:line="360" w:lineRule="auto"/>
        <w:ind w:firstLine="560"/>
        <w:rPr>
          <w:rFonts w:ascii="楷体" w:eastAsia="楷体" w:hAnsi="楷体" w:cs="楷体"/>
          <w:sz w:val="28"/>
          <w:szCs w:val="28"/>
          <w:lang w:val="zh-TW" w:eastAsia="zh-TW"/>
        </w:rPr>
      </w:pPr>
      <w:r>
        <w:rPr>
          <w:rFonts w:ascii="楷体" w:eastAsia="楷体" w:hAnsi="楷体" w:cs="楷体"/>
          <w:sz w:val="28"/>
          <w:szCs w:val="28"/>
          <w:lang w:val="zh-TW" w:eastAsia="zh-TW"/>
        </w:rPr>
        <w:t>将监控机制以守护进程的形式伴随传输系统运行，并定时收集机制的执行开销和监控收益；在系统产生性能波动时，执行开销和监控收益产生变化，此时执行性能优化算法调整监控函数数量，并选择不同产生频率的函数监控，以降低执行开销，并保证监控性能收益。</w:t>
      </w:r>
    </w:p>
    <w:p w14:paraId="015B999A" w14:textId="77777777" w:rsidR="00C50226" w:rsidRDefault="00000000">
      <w:pPr>
        <w:spacing w:line="360" w:lineRule="auto"/>
        <w:ind w:firstLine="480"/>
        <w:rPr>
          <w:rFonts w:ascii="楷体" w:eastAsia="楷体" w:hAnsi="楷体" w:cs="楷体"/>
          <w:sz w:val="28"/>
          <w:szCs w:val="28"/>
          <w:lang w:eastAsia="zh-TW"/>
        </w:rPr>
      </w:pPr>
      <w:r>
        <w:rPr>
          <w:rFonts w:ascii="楷体" w:eastAsia="楷体" w:hAnsi="楷体" w:cs="楷体"/>
          <w:sz w:val="28"/>
          <w:szCs w:val="28"/>
          <w:lang w:val="zh-TW" w:eastAsia="zh-TW"/>
        </w:rPr>
        <w:t>运用本发明方法监控执行过程的监控执行逻辑如图</w:t>
      </w:r>
      <w:r>
        <w:rPr>
          <w:rFonts w:ascii="楷体" w:eastAsia="楷体" w:hAnsi="楷体" w:cs="楷体"/>
          <w:sz w:val="28"/>
          <w:szCs w:val="28"/>
          <w:lang w:eastAsia="zh-TW"/>
        </w:rPr>
        <w:t>3</w:t>
      </w:r>
      <w:r>
        <w:rPr>
          <w:rFonts w:ascii="楷体" w:eastAsia="楷体" w:hAnsi="楷体" w:cs="楷体"/>
          <w:sz w:val="28"/>
          <w:szCs w:val="28"/>
          <w:lang w:val="zh-TW" w:eastAsia="zh-TW"/>
        </w:rPr>
        <w:t>所示，当监控函数被调用及回调时，监控机制获取结构体</w:t>
      </w:r>
      <w:r>
        <w:rPr>
          <w:rFonts w:ascii="楷体" w:eastAsia="楷体" w:hAnsi="楷体" w:cs="楷体"/>
          <w:sz w:val="28"/>
          <w:szCs w:val="28"/>
          <w:lang w:eastAsia="zh-TW"/>
        </w:rPr>
        <w:t>sock</w:t>
      </w:r>
      <w:r>
        <w:rPr>
          <w:rFonts w:ascii="楷体" w:eastAsia="楷体" w:hAnsi="楷体" w:cs="楷体"/>
          <w:sz w:val="28"/>
          <w:szCs w:val="28"/>
          <w:lang w:val="zh-TW" w:eastAsia="zh-TW"/>
        </w:rPr>
        <w:t>、</w:t>
      </w:r>
      <w:r>
        <w:rPr>
          <w:rFonts w:ascii="楷体" w:eastAsia="楷体" w:hAnsi="楷体" w:cs="楷体"/>
          <w:sz w:val="28"/>
          <w:szCs w:val="28"/>
          <w:lang w:eastAsia="zh-TW"/>
        </w:rPr>
        <w:t>flow_tuple</w:t>
      </w:r>
      <w:r>
        <w:rPr>
          <w:rFonts w:ascii="楷体" w:eastAsia="楷体" w:hAnsi="楷体" w:cs="楷体"/>
          <w:sz w:val="28"/>
          <w:szCs w:val="28"/>
          <w:lang w:val="zh-TW" w:eastAsia="zh-TW"/>
        </w:rPr>
        <w:t>、</w:t>
      </w:r>
      <w:r>
        <w:rPr>
          <w:rFonts w:ascii="楷体" w:eastAsia="楷体" w:hAnsi="楷体" w:cs="楷体"/>
          <w:sz w:val="28"/>
          <w:szCs w:val="28"/>
          <w:lang w:eastAsia="zh-TW"/>
        </w:rPr>
        <w:t>inner_map</w:t>
      </w:r>
      <w:r>
        <w:rPr>
          <w:rFonts w:ascii="楷体" w:eastAsia="楷体" w:hAnsi="楷体" w:cs="楷体"/>
          <w:sz w:val="28"/>
          <w:szCs w:val="28"/>
          <w:lang w:val="zh-TW" w:eastAsia="zh-TW"/>
        </w:rPr>
        <w:t>、</w:t>
      </w:r>
      <w:r>
        <w:rPr>
          <w:rFonts w:ascii="楷体" w:eastAsia="楷体" w:hAnsi="楷体" w:cs="楷体"/>
          <w:sz w:val="28"/>
          <w:szCs w:val="28"/>
          <w:lang w:eastAsia="zh-TW"/>
        </w:rPr>
        <w:lastRenderedPageBreak/>
        <w:t>func_trace_entry</w:t>
      </w:r>
      <w:r>
        <w:rPr>
          <w:rFonts w:ascii="楷体" w:eastAsia="楷体" w:hAnsi="楷体" w:cs="楷体"/>
          <w:sz w:val="28"/>
          <w:szCs w:val="28"/>
          <w:lang w:val="zh-TW" w:eastAsia="zh-TW"/>
        </w:rPr>
        <w:t>等的信息，利用</w:t>
      </w:r>
      <w:r>
        <w:rPr>
          <w:rFonts w:ascii="楷体" w:eastAsia="楷体" w:hAnsi="楷体" w:cs="楷体"/>
          <w:sz w:val="28"/>
          <w:szCs w:val="28"/>
          <w:lang w:eastAsia="zh-TW"/>
        </w:rPr>
        <w:t>pid_tgid</w:t>
      </w:r>
      <w:r>
        <w:rPr>
          <w:rFonts w:ascii="楷体" w:eastAsia="楷体" w:hAnsi="楷体" w:cs="楷体"/>
          <w:sz w:val="28"/>
          <w:szCs w:val="28"/>
          <w:lang w:val="zh-TW" w:eastAsia="zh-TW"/>
        </w:rPr>
        <w:t>和</w:t>
      </w:r>
      <w:r>
        <w:rPr>
          <w:rFonts w:ascii="楷体" w:eastAsia="楷体" w:hAnsi="楷体" w:cs="楷体"/>
          <w:sz w:val="28"/>
          <w:szCs w:val="28"/>
          <w:lang w:eastAsia="zh-TW"/>
        </w:rPr>
        <w:t>gid</w:t>
      </w:r>
      <w:r>
        <w:rPr>
          <w:rFonts w:ascii="楷体" w:eastAsia="楷体" w:hAnsi="楷体" w:cs="楷体"/>
          <w:sz w:val="28"/>
          <w:szCs w:val="28"/>
          <w:lang w:val="zh-TW" w:eastAsia="zh-TW"/>
        </w:rPr>
        <w:t>数据执行线程级监控，利用</w:t>
      </w:r>
      <w:r>
        <w:rPr>
          <w:rFonts w:ascii="楷体" w:eastAsia="楷体" w:hAnsi="楷体" w:cs="楷体"/>
          <w:sz w:val="28"/>
          <w:szCs w:val="28"/>
          <w:lang w:eastAsia="zh-TW"/>
        </w:rPr>
        <w:t>saddr</w:t>
      </w:r>
      <w:r>
        <w:rPr>
          <w:rFonts w:ascii="楷体" w:eastAsia="楷体" w:hAnsi="楷体" w:cs="楷体"/>
          <w:sz w:val="28"/>
          <w:szCs w:val="28"/>
          <w:lang w:val="zh-TW" w:eastAsia="zh-TW"/>
        </w:rPr>
        <w:t>、</w:t>
      </w:r>
      <w:r>
        <w:rPr>
          <w:rFonts w:ascii="楷体" w:eastAsia="楷体" w:hAnsi="楷体" w:cs="楷体"/>
          <w:sz w:val="28"/>
          <w:szCs w:val="28"/>
          <w:lang w:eastAsia="zh-TW"/>
        </w:rPr>
        <w:t>daddr</w:t>
      </w:r>
      <w:r>
        <w:rPr>
          <w:rFonts w:ascii="楷体" w:eastAsia="楷体" w:hAnsi="楷体" w:cs="楷体"/>
          <w:sz w:val="28"/>
          <w:szCs w:val="28"/>
          <w:lang w:val="zh-TW" w:eastAsia="zh-TW"/>
        </w:rPr>
        <w:t>、</w:t>
      </w:r>
      <w:r>
        <w:rPr>
          <w:rFonts w:ascii="楷体" w:eastAsia="楷体" w:hAnsi="楷体" w:cs="楷体"/>
          <w:sz w:val="28"/>
          <w:szCs w:val="28"/>
          <w:lang w:eastAsia="zh-TW"/>
        </w:rPr>
        <w:t>sport</w:t>
      </w:r>
      <w:r>
        <w:rPr>
          <w:rFonts w:ascii="楷体" w:eastAsia="楷体" w:hAnsi="楷体" w:cs="楷体"/>
          <w:sz w:val="28"/>
          <w:szCs w:val="28"/>
          <w:lang w:val="zh-TW" w:eastAsia="zh-TW"/>
        </w:rPr>
        <w:t>和</w:t>
      </w:r>
      <w:r>
        <w:rPr>
          <w:rFonts w:ascii="楷体" w:eastAsia="楷体" w:hAnsi="楷体" w:cs="楷体"/>
          <w:sz w:val="28"/>
          <w:szCs w:val="28"/>
          <w:lang w:eastAsia="zh-TW"/>
        </w:rPr>
        <w:t>dport</w:t>
      </w:r>
      <w:r>
        <w:rPr>
          <w:rFonts w:ascii="楷体" w:eastAsia="楷体" w:hAnsi="楷体" w:cs="楷体"/>
          <w:sz w:val="28"/>
          <w:szCs w:val="28"/>
          <w:lang w:val="zh-TW" w:eastAsia="zh-TW"/>
        </w:rPr>
        <w:t>执行传输流级别监控，利用</w:t>
      </w:r>
      <w:r>
        <w:rPr>
          <w:rFonts w:ascii="楷体" w:eastAsia="楷体" w:hAnsi="楷体" w:cs="楷体"/>
          <w:sz w:val="28"/>
          <w:szCs w:val="28"/>
          <w:lang w:eastAsia="zh-TW"/>
        </w:rPr>
        <w:t>depth</w:t>
      </w:r>
      <w:r>
        <w:rPr>
          <w:rFonts w:ascii="楷体" w:eastAsia="楷体" w:hAnsi="楷体" w:cs="楷体"/>
          <w:sz w:val="28"/>
          <w:szCs w:val="28"/>
          <w:lang w:val="zh-TW" w:eastAsia="zh-TW"/>
        </w:rPr>
        <w:t>、</w:t>
      </w:r>
      <w:r>
        <w:rPr>
          <w:rFonts w:ascii="楷体" w:eastAsia="楷体" w:hAnsi="楷体" w:cs="楷体"/>
          <w:sz w:val="28"/>
          <w:szCs w:val="28"/>
          <w:lang w:eastAsia="zh-TW"/>
        </w:rPr>
        <w:t>pid_to_tcp_depth</w:t>
      </w:r>
      <w:r>
        <w:rPr>
          <w:rFonts w:ascii="楷体" w:eastAsia="楷体" w:hAnsi="楷体" w:cs="楷体"/>
          <w:sz w:val="28"/>
          <w:szCs w:val="28"/>
          <w:lang w:val="zh-TW" w:eastAsia="zh-TW"/>
        </w:rPr>
        <w:t>等进行调用栈获取，最后利用</w:t>
      </w:r>
      <w:r>
        <w:rPr>
          <w:rFonts w:ascii="楷体" w:eastAsia="楷体" w:hAnsi="楷体" w:cs="楷体"/>
          <w:sz w:val="28"/>
          <w:szCs w:val="28"/>
          <w:lang w:eastAsia="zh-TW"/>
        </w:rPr>
        <w:t>pid</w:t>
      </w:r>
      <w:r>
        <w:rPr>
          <w:rFonts w:ascii="楷体" w:eastAsia="楷体" w:hAnsi="楷体" w:cs="楷体"/>
          <w:sz w:val="28"/>
          <w:szCs w:val="28"/>
          <w:lang w:val="zh-TW" w:eastAsia="zh-TW"/>
        </w:rPr>
        <w:t>、</w:t>
      </w:r>
      <w:r>
        <w:rPr>
          <w:rFonts w:ascii="楷体" w:eastAsia="楷体" w:hAnsi="楷体" w:cs="楷体"/>
          <w:sz w:val="28"/>
          <w:szCs w:val="28"/>
          <w:lang w:eastAsia="zh-TW"/>
        </w:rPr>
        <w:t>ftuple</w:t>
      </w:r>
      <w:r>
        <w:rPr>
          <w:rFonts w:ascii="楷体" w:eastAsia="楷体" w:hAnsi="楷体" w:cs="楷体"/>
          <w:sz w:val="28"/>
          <w:szCs w:val="28"/>
          <w:lang w:val="zh-TW" w:eastAsia="zh-TW"/>
        </w:rPr>
        <w:t>等信息执行监控数据的更新和传递。</w:t>
      </w:r>
    </w:p>
    <w:p w14:paraId="322065B7" w14:textId="77777777" w:rsidR="00C50226" w:rsidRDefault="00000000">
      <w:pPr>
        <w:spacing w:line="360" w:lineRule="auto"/>
        <w:ind w:firstLine="480"/>
        <w:rPr>
          <w:rFonts w:ascii="楷体" w:eastAsia="楷体" w:hAnsi="楷体" w:cs="楷体"/>
          <w:sz w:val="28"/>
          <w:szCs w:val="28"/>
        </w:rPr>
      </w:pPr>
      <w:r>
        <w:rPr>
          <w:rFonts w:ascii="楷体" w:eastAsia="楷体" w:hAnsi="楷体" w:cs="楷体"/>
          <w:sz w:val="28"/>
          <w:szCs w:val="28"/>
          <w:lang w:val="zh-TW" w:eastAsia="zh-TW"/>
        </w:rPr>
        <w:t>图</w:t>
      </w:r>
      <w:r>
        <w:rPr>
          <w:rFonts w:ascii="楷体" w:eastAsia="楷体" w:hAnsi="楷体" w:cs="楷体"/>
          <w:sz w:val="28"/>
          <w:szCs w:val="28"/>
        </w:rPr>
        <w:t>4</w:t>
      </w:r>
      <w:r>
        <w:rPr>
          <w:rFonts w:ascii="楷体" w:eastAsia="楷体" w:hAnsi="楷体" w:cs="楷体"/>
          <w:sz w:val="28"/>
          <w:szCs w:val="28"/>
          <w:lang w:val="zh-TW" w:eastAsia="zh-TW"/>
        </w:rPr>
        <w:t>为监控机制的后端运行过程，通过给目标函数</w:t>
      </w:r>
      <w:proofErr w:type="spellStart"/>
      <w:r>
        <w:rPr>
          <w:rFonts w:ascii="楷体" w:eastAsia="楷体" w:hAnsi="楷体" w:cs="楷体"/>
          <w:sz w:val="28"/>
          <w:szCs w:val="28"/>
        </w:rPr>
        <w:t>tcp_transmit_skb</w:t>
      </w:r>
      <w:proofErr w:type="spellEnd"/>
      <w:r>
        <w:rPr>
          <w:rFonts w:ascii="楷体" w:eastAsia="楷体" w:hAnsi="楷体" w:cs="楷体"/>
          <w:sz w:val="28"/>
          <w:szCs w:val="28"/>
          <w:lang w:val="zh-TW" w:eastAsia="zh-TW"/>
        </w:rPr>
        <w:t>、</w:t>
      </w:r>
      <w:proofErr w:type="spellStart"/>
      <w:r>
        <w:rPr>
          <w:rFonts w:ascii="楷体" w:eastAsia="楷体" w:hAnsi="楷体" w:cs="楷体"/>
          <w:sz w:val="28"/>
          <w:szCs w:val="28"/>
        </w:rPr>
        <w:t>skb_clone</w:t>
      </w:r>
      <w:proofErr w:type="spellEnd"/>
      <w:r>
        <w:rPr>
          <w:rFonts w:ascii="楷体" w:eastAsia="楷体" w:hAnsi="楷体" w:cs="楷体"/>
          <w:sz w:val="28"/>
          <w:szCs w:val="28"/>
          <w:lang w:val="zh-TW" w:eastAsia="zh-TW"/>
        </w:rPr>
        <w:t>、</w:t>
      </w:r>
      <w:proofErr w:type="spellStart"/>
      <w:r>
        <w:rPr>
          <w:rFonts w:ascii="楷体" w:eastAsia="楷体" w:hAnsi="楷体" w:cs="楷体"/>
          <w:sz w:val="28"/>
          <w:szCs w:val="28"/>
        </w:rPr>
        <w:t>ip_output</w:t>
      </w:r>
      <w:proofErr w:type="spellEnd"/>
      <w:r>
        <w:rPr>
          <w:rFonts w:ascii="楷体" w:eastAsia="楷体" w:hAnsi="楷体" w:cs="楷体"/>
          <w:sz w:val="28"/>
          <w:szCs w:val="28"/>
          <w:lang w:val="zh-TW" w:eastAsia="zh-TW"/>
        </w:rPr>
        <w:t>等添加</w:t>
      </w:r>
      <w:r>
        <w:rPr>
          <w:rFonts w:ascii="楷体" w:eastAsia="楷体" w:hAnsi="楷体" w:cs="楷体"/>
          <w:sz w:val="28"/>
          <w:szCs w:val="28"/>
        </w:rPr>
        <w:t>hook</w:t>
      </w:r>
      <w:r>
        <w:rPr>
          <w:rFonts w:ascii="楷体" w:eastAsia="楷体" w:hAnsi="楷体" w:cs="楷体"/>
          <w:sz w:val="28"/>
          <w:szCs w:val="28"/>
          <w:lang w:val="zh-TW" w:eastAsia="zh-TW"/>
        </w:rPr>
        <w:t>点进行调用追踪的方式，获取到了各个函数的执行时间，从</w:t>
      </w:r>
      <w:r>
        <w:rPr>
          <w:rFonts w:ascii="楷体" w:eastAsia="楷体" w:hAnsi="楷体" w:cs="楷体"/>
          <w:sz w:val="28"/>
          <w:szCs w:val="28"/>
        </w:rPr>
        <w:t>2.982</w:t>
      </w:r>
      <w:r>
        <w:rPr>
          <w:rFonts w:ascii="楷体" w:eastAsia="楷体" w:hAnsi="楷体" w:cs="楷体"/>
          <w:sz w:val="28"/>
          <w:szCs w:val="28"/>
          <w:lang w:val="zh-TW" w:eastAsia="zh-TW"/>
        </w:rPr>
        <w:t>微秒到</w:t>
      </w:r>
      <w:r>
        <w:rPr>
          <w:rFonts w:ascii="楷体" w:eastAsia="楷体" w:hAnsi="楷体" w:cs="楷体"/>
          <w:sz w:val="28"/>
          <w:szCs w:val="28"/>
        </w:rPr>
        <w:t>83.931</w:t>
      </w:r>
      <w:r>
        <w:rPr>
          <w:rFonts w:ascii="楷体" w:eastAsia="楷体" w:hAnsi="楷体" w:cs="楷体"/>
          <w:sz w:val="28"/>
          <w:szCs w:val="28"/>
          <w:lang w:val="zh-TW" w:eastAsia="zh-TW"/>
        </w:rPr>
        <w:t>微秒不等，并获取到了各个函数所属的进程号</w:t>
      </w:r>
      <w:r>
        <w:rPr>
          <w:rFonts w:ascii="楷体" w:eastAsia="楷体" w:hAnsi="楷体" w:cs="楷体"/>
          <w:sz w:val="28"/>
          <w:szCs w:val="28"/>
        </w:rPr>
        <w:t>34328</w:t>
      </w:r>
      <w:r>
        <w:rPr>
          <w:rFonts w:ascii="楷体" w:eastAsia="楷体" w:hAnsi="楷体" w:cs="楷体"/>
          <w:sz w:val="28"/>
          <w:szCs w:val="28"/>
          <w:lang w:val="zh-TW" w:eastAsia="zh-TW"/>
        </w:rPr>
        <w:t>和所属的传输流的四元组信息</w:t>
      </w:r>
      <w:r>
        <w:rPr>
          <w:rFonts w:ascii="楷体" w:eastAsia="楷体" w:hAnsi="楷体" w:cs="楷体"/>
          <w:sz w:val="28"/>
          <w:szCs w:val="28"/>
        </w:rPr>
        <w:t>16777343</w:t>
      </w:r>
      <w:r>
        <w:rPr>
          <w:rFonts w:ascii="楷体" w:eastAsia="楷体" w:hAnsi="楷体" w:cs="楷体"/>
          <w:sz w:val="28"/>
          <w:szCs w:val="28"/>
          <w:lang w:val="zh-TW" w:eastAsia="zh-TW"/>
        </w:rPr>
        <w:t>（经过转换后可以得到</w:t>
      </w:r>
      <w:proofErr w:type="spellStart"/>
      <w:r>
        <w:rPr>
          <w:rFonts w:ascii="楷体" w:eastAsia="楷体" w:hAnsi="楷体" w:cs="楷体"/>
          <w:sz w:val="28"/>
          <w:szCs w:val="28"/>
        </w:rPr>
        <w:t>ip</w:t>
      </w:r>
      <w:proofErr w:type="spellEnd"/>
      <w:r>
        <w:rPr>
          <w:rFonts w:ascii="楷体" w:eastAsia="楷体" w:hAnsi="楷体" w:cs="楷体"/>
          <w:sz w:val="28"/>
          <w:szCs w:val="28"/>
          <w:lang w:val="zh-TW" w:eastAsia="zh-TW"/>
        </w:rPr>
        <w:t>地址为</w:t>
      </w:r>
      <w:r>
        <w:rPr>
          <w:rFonts w:ascii="楷体" w:eastAsia="楷体" w:hAnsi="楷体" w:cs="楷体"/>
          <w:sz w:val="28"/>
          <w:szCs w:val="28"/>
        </w:rPr>
        <w:t>127.0.0.1</w:t>
      </w:r>
      <w:r>
        <w:rPr>
          <w:rFonts w:ascii="楷体" w:eastAsia="楷体" w:hAnsi="楷体" w:cs="楷体"/>
          <w:sz w:val="28"/>
          <w:szCs w:val="28"/>
          <w:lang w:val="zh-TW" w:eastAsia="zh-TW"/>
        </w:rPr>
        <w:t>的本地回环地址），根据获取到的各个函数的执行时间、进程号、传输流信息以及调用栈等，可以将完整的流传输时延展示为图</w:t>
      </w:r>
      <w:r>
        <w:rPr>
          <w:rFonts w:ascii="楷体" w:eastAsia="楷体" w:hAnsi="楷体" w:cs="楷体"/>
          <w:sz w:val="28"/>
          <w:szCs w:val="28"/>
        </w:rPr>
        <w:t>5</w:t>
      </w:r>
      <w:r>
        <w:rPr>
          <w:rFonts w:ascii="楷体" w:eastAsia="楷体" w:hAnsi="楷体" w:cs="楷体"/>
          <w:sz w:val="28"/>
          <w:szCs w:val="28"/>
          <w:lang w:val="zh-TW" w:eastAsia="zh-TW"/>
        </w:rPr>
        <w:t>的样式。图</w:t>
      </w:r>
      <w:r>
        <w:rPr>
          <w:rFonts w:ascii="楷体" w:eastAsia="楷体" w:hAnsi="楷体" w:cs="楷体"/>
          <w:sz w:val="28"/>
          <w:szCs w:val="28"/>
        </w:rPr>
        <w:t>5</w:t>
      </w:r>
      <w:r>
        <w:rPr>
          <w:rFonts w:ascii="楷体" w:eastAsia="楷体" w:hAnsi="楷体" w:cs="楷体"/>
          <w:sz w:val="28"/>
          <w:szCs w:val="28"/>
          <w:lang w:val="zh-TW" w:eastAsia="zh-TW"/>
        </w:rPr>
        <w:t>中包含了多条传输流的传输时延组成，从图</w:t>
      </w:r>
      <w:r>
        <w:rPr>
          <w:rFonts w:ascii="楷体" w:eastAsia="楷体" w:hAnsi="楷体" w:cs="楷体"/>
          <w:sz w:val="28"/>
          <w:szCs w:val="28"/>
        </w:rPr>
        <w:t>5</w:t>
      </w:r>
      <w:r>
        <w:rPr>
          <w:rFonts w:ascii="楷体" w:eastAsia="楷体" w:hAnsi="楷体" w:cs="楷体"/>
          <w:sz w:val="28"/>
          <w:szCs w:val="28"/>
          <w:lang w:val="zh-TW" w:eastAsia="zh-TW"/>
        </w:rPr>
        <w:t>纵坐标位于最上方的流传输时延组成可以看出，在当前时刻，传输流的内存拷贝和协议栈处理操作开销较高。</w:t>
      </w:r>
    </w:p>
    <w:p w14:paraId="1FEADCE0" w14:textId="77777777" w:rsidR="00C50226" w:rsidRDefault="00000000">
      <w:pPr>
        <w:spacing w:line="360" w:lineRule="auto"/>
        <w:ind w:firstLine="480"/>
        <w:rPr>
          <w:rFonts w:ascii="楷体" w:eastAsia="楷体" w:hAnsi="楷体" w:cs="楷体"/>
          <w:sz w:val="28"/>
          <w:szCs w:val="28"/>
          <w:lang w:val="zh-TW" w:eastAsia="zh-TW"/>
        </w:rPr>
      </w:pPr>
      <w:r>
        <w:rPr>
          <w:rFonts w:ascii="楷体" w:eastAsia="楷体" w:hAnsi="楷体" w:cs="楷体"/>
          <w:sz w:val="28"/>
          <w:szCs w:val="28"/>
          <w:lang w:val="zh-TW" w:eastAsia="zh-TW"/>
        </w:rPr>
        <w:t>本发明最终实现的传输时延抖动监控方法可以在数据中心网络中执行传输任务的终端上进行快速部署，以执行对传输终端内核态操作的实时监控，进而用于从传输流级别和线程级别联合分析，定位终端传输时延抖动来源，为传输时延抖动的终端优化策略提供精准的指导思路，同时该方法在执行传输时延监控的执行开销和性能收益两方面与先有方案相比均有显著优势。</w:t>
      </w:r>
    </w:p>
    <w:p w14:paraId="10282F9E" w14:textId="77777777" w:rsidR="00C50226" w:rsidRDefault="00000000">
      <w:pPr>
        <w:spacing w:line="360" w:lineRule="auto"/>
        <w:ind w:firstLine="480"/>
        <w:sectPr w:rsidR="00C50226">
          <w:headerReference w:type="default" r:id="rId18"/>
          <w:footerReference w:type="default" r:id="rId19"/>
          <w:pgSz w:w="11900" w:h="16840"/>
          <w:pgMar w:top="1418" w:right="851" w:bottom="851" w:left="1418" w:header="794" w:footer="113" w:gutter="0"/>
          <w:pgNumType w:start="1"/>
          <w:cols w:space="720"/>
        </w:sectPr>
      </w:pPr>
      <w:r>
        <w:rPr>
          <w:rFonts w:ascii="楷体" w:eastAsia="楷体" w:hAnsi="楷体" w:cs="楷体"/>
          <w:sz w:val="28"/>
          <w:szCs w:val="28"/>
          <w:lang w:val="zh-TW" w:eastAsia="zh-TW"/>
        </w:rPr>
        <w:t>需要说明的是，以上内容仅仅说明了本发明的技术思想，不能以此限定本发明的保护范围，对于本技术领域的普通技术人员来说，在不脱离本发明原理的前提下，还可以做出若干改进和润饰，这些改进和润饰均落入本发明权利要求书的保护范围之内。</w:t>
      </w:r>
    </w:p>
    <w:p w14:paraId="70B77F00" w14:textId="77777777" w:rsidR="00C50226" w:rsidRDefault="00C50226">
      <w:pPr>
        <w:spacing w:line="360" w:lineRule="auto"/>
        <w:rPr>
          <w:rFonts w:ascii="楷体" w:eastAsia="楷体" w:hAnsi="楷体" w:cs="楷体"/>
          <w:sz w:val="28"/>
          <w:szCs w:val="28"/>
        </w:rPr>
      </w:pPr>
    </w:p>
    <w:p w14:paraId="4A9006D7" w14:textId="77777777" w:rsidR="00C50226" w:rsidRDefault="00000000">
      <w:pPr>
        <w:spacing w:line="360" w:lineRule="auto"/>
        <w:rPr>
          <w:rFonts w:ascii="楷体" w:eastAsia="楷体" w:hAnsi="楷体" w:cs="楷体"/>
          <w:sz w:val="28"/>
          <w:szCs w:val="28"/>
        </w:rPr>
      </w:pPr>
      <w:r>
        <w:rPr>
          <w:noProof/>
        </w:rPr>
        <w:drawing>
          <wp:inline distT="0" distB="0" distL="0" distR="0" wp14:anchorId="3E237B10" wp14:editId="7234EF79">
            <wp:extent cx="5759450" cy="3721100"/>
            <wp:effectExtent l="0" t="0" r="0" b="0"/>
            <wp:docPr id="1073741841" name="officeArt object" descr="image5.pdf"/>
            <wp:cNvGraphicFramePr/>
            <a:graphic xmlns:a="http://schemas.openxmlformats.org/drawingml/2006/main">
              <a:graphicData uri="http://schemas.openxmlformats.org/drawingml/2006/picture">
                <pic:pic xmlns:pic="http://schemas.openxmlformats.org/drawingml/2006/picture">
                  <pic:nvPicPr>
                    <pic:cNvPr id="1073741841" name="image5.pdf" descr="image5.pdf"/>
                    <pic:cNvPicPr>
                      <a:picLocks noChangeAspect="1"/>
                    </pic:cNvPicPr>
                  </pic:nvPicPr>
                  <pic:blipFill>
                    <a:blip r:embed="rId20"/>
                    <a:stretch>
                      <a:fillRect/>
                    </a:stretch>
                  </pic:blipFill>
                  <pic:spPr>
                    <a:xfrm>
                      <a:off x="0" y="0"/>
                      <a:ext cx="5759450" cy="3721100"/>
                    </a:xfrm>
                    <a:prstGeom prst="rect">
                      <a:avLst/>
                    </a:prstGeom>
                    <a:ln w="12700" cap="flat">
                      <a:noFill/>
                      <a:miter lim="400000"/>
                    </a:ln>
                    <a:effectLst/>
                  </pic:spPr>
                </pic:pic>
              </a:graphicData>
            </a:graphic>
          </wp:inline>
        </w:drawing>
      </w:r>
    </w:p>
    <w:p w14:paraId="1263547A"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w:t>
      </w:r>
      <w:r>
        <w:rPr>
          <w:rFonts w:ascii="楷体" w:eastAsia="楷体" w:hAnsi="楷体" w:cs="楷体"/>
          <w:sz w:val="28"/>
          <w:szCs w:val="28"/>
          <w:lang w:val="zh-TW" w:eastAsia="zh-TW"/>
        </w:rPr>
        <w:t>图</w:t>
      </w:r>
      <w:r>
        <w:rPr>
          <w:rFonts w:ascii="楷体" w:eastAsia="楷体" w:hAnsi="楷体" w:cs="楷体"/>
          <w:sz w:val="28"/>
          <w:szCs w:val="28"/>
        </w:rPr>
        <w:t>1</w:t>
      </w:r>
    </w:p>
    <w:p w14:paraId="07AC9528" w14:textId="77777777" w:rsidR="00C50226" w:rsidRDefault="00000000">
      <w:pPr>
        <w:spacing w:line="360" w:lineRule="auto"/>
        <w:jc w:val="center"/>
        <w:rPr>
          <w:rFonts w:ascii="楷体" w:eastAsia="楷体" w:hAnsi="楷体" w:cs="楷体"/>
          <w:sz w:val="28"/>
          <w:szCs w:val="28"/>
        </w:rPr>
      </w:pPr>
      <w:r>
        <w:rPr>
          <w:rFonts w:ascii="楷体" w:eastAsia="楷体" w:hAnsi="楷体" w:cs="楷体"/>
          <w:noProof/>
          <w:sz w:val="28"/>
          <w:szCs w:val="28"/>
        </w:rPr>
        <w:drawing>
          <wp:inline distT="0" distB="0" distL="0" distR="0" wp14:anchorId="73D3ECEA" wp14:editId="2434C5DF">
            <wp:extent cx="3219450" cy="4330700"/>
            <wp:effectExtent l="0" t="0" r="0" b="0"/>
            <wp:docPr id="1073741842" name="officeArt object" descr="image3.pdf"/>
            <wp:cNvGraphicFramePr/>
            <a:graphic xmlns:a="http://schemas.openxmlformats.org/drawingml/2006/main">
              <a:graphicData uri="http://schemas.openxmlformats.org/drawingml/2006/picture">
                <pic:pic xmlns:pic="http://schemas.openxmlformats.org/drawingml/2006/picture">
                  <pic:nvPicPr>
                    <pic:cNvPr id="1073741842" name="image3.pdf" descr="image3.pdf"/>
                    <pic:cNvPicPr>
                      <a:picLocks noChangeAspect="1"/>
                    </pic:cNvPicPr>
                  </pic:nvPicPr>
                  <pic:blipFill>
                    <a:blip r:embed="rId14"/>
                    <a:stretch>
                      <a:fillRect/>
                    </a:stretch>
                  </pic:blipFill>
                  <pic:spPr>
                    <a:xfrm>
                      <a:off x="0" y="0"/>
                      <a:ext cx="3219450" cy="4330700"/>
                    </a:xfrm>
                    <a:prstGeom prst="rect">
                      <a:avLst/>
                    </a:prstGeom>
                    <a:ln w="12700" cap="flat">
                      <a:noFill/>
                      <a:miter lim="400000"/>
                    </a:ln>
                    <a:effectLst/>
                  </pic:spPr>
                </pic:pic>
              </a:graphicData>
            </a:graphic>
          </wp:inline>
        </w:drawing>
      </w:r>
    </w:p>
    <w:p w14:paraId="02E2C1ED"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lang w:val="zh-TW" w:eastAsia="zh-TW"/>
        </w:rPr>
        <w:t xml:space="preserve">                                图</w:t>
      </w:r>
      <w:r>
        <w:rPr>
          <w:rFonts w:ascii="楷体" w:eastAsia="楷体" w:hAnsi="楷体" w:cs="楷体"/>
          <w:sz w:val="28"/>
          <w:szCs w:val="28"/>
        </w:rPr>
        <w:t>2</w:t>
      </w:r>
    </w:p>
    <w:p w14:paraId="503662E2" w14:textId="77777777" w:rsidR="00C50226" w:rsidRDefault="00000000">
      <w:pPr>
        <w:spacing w:line="360" w:lineRule="auto"/>
        <w:rPr>
          <w:rFonts w:ascii="楷体" w:eastAsia="楷体" w:hAnsi="楷体" w:cs="楷体"/>
          <w:sz w:val="28"/>
          <w:szCs w:val="28"/>
        </w:rPr>
      </w:pPr>
      <w:r>
        <w:rPr>
          <w:rFonts w:ascii="楷体" w:eastAsia="楷体" w:hAnsi="楷体" w:cs="楷体"/>
          <w:noProof/>
          <w:sz w:val="28"/>
          <w:szCs w:val="28"/>
        </w:rPr>
        <w:lastRenderedPageBreak/>
        <w:drawing>
          <wp:inline distT="0" distB="0" distL="0" distR="0" wp14:anchorId="1797AF0A" wp14:editId="3122E0DC">
            <wp:extent cx="6119496" cy="2902706"/>
            <wp:effectExtent l="0" t="0" r="0" b="0"/>
            <wp:docPr id="1073741843" name="officeArt object" descr="图片 7"/>
            <wp:cNvGraphicFramePr/>
            <a:graphic xmlns:a="http://schemas.openxmlformats.org/drawingml/2006/main">
              <a:graphicData uri="http://schemas.openxmlformats.org/drawingml/2006/picture">
                <pic:pic xmlns:pic="http://schemas.openxmlformats.org/drawingml/2006/picture">
                  <pic:nvPicPr>
                    <pic:cNvPr id="1073741843" name="图片 7" descr="图片 7"/>
                    <pic:cNvPicPr>
                      <a:picLocks noChangeAspect="1"/>
                    </pic:cNvPicPr>
                  </pic:nvPicPr>
                  <pic:blipFill>
                    <a:blip r:embed="rId21"/>
                    <a:stretch>
                      <a:fillRect/>
                    </a:stretch>
                  </pic:blipFill>
                  <pic:spPr>
                    <a:xfrm>
                      <a:off x="0" y="0"/>
                      <a:ext cx="6119496" cy="2902706"/>
                    </a:xfrm>
                    <a:prstGeom prst="rect">
                      <a:avLst/>
                    </a:prstGeom>
                    <a:ln w="12700" cap="flat">
                      <a:noFill/>
                      <a:miter lim="400000"/>
                    </a:ln>
                    <a:effectLst/>
                  </pic:spPr>
                </pic:pic>
              </a:graphicData>
            </a:graphic>
          </wp:inline>
        </w:drawing>
      </w:r>
    </w:p>
    <w:p w14:paraId="517C6460" w14:textId="77777777" w:rsidR="00C50226" w:rsidRDefault="00000000">
      <w:pPr>
        <w:spacing w:line="360" w:lineRule="auto"/>
        <w:rPr>
          <w:rFonts w:ascii="楷体" w:eastAsia="楷体" w:hAnsi="楷体" w:cs="楷体"/>
          <w:sz w:val="28"/>
          <w:szCs w:val="28"/>
        </w:rPr>
      </w:pPr>
      <w:r>
        <w:rPr>
          <w:rFonts w:ascii="楷体" w:eastAsia="楷体" w:hAnsi="楷体" w:cs="楷体"/>
          <w:sz w:val="28"/>
          <w:szCs w:val="28"/>
        </w:rPr>
        <w:t xml:space="preserve">                               </w:t>
      </w:r>
      <w:r>
        <w:rPr>
          <w:rFonts w:ascii="楷体" w:eastAsia="楷体" w:hAnsi="楷体" w:cs="楷体"/>
          <w:sz w:val="28"/>
          <w:szCs w:val="28"/>
          <w:lang w:val="zh-TW" w:eastAsia="zh-TW"/>
        </w:rPr>
        <w:t>图</w:t>
      </w:r>
      <w:r>
        <w:rPr>
          <w:rFonts w:ascii="楷体" w:eastAsia="楷体" w:hAnsi="楷体" w:cs="楷体"/>
          <w:sz w:val="28"/>
          <w:szCs w:val="28"/>
        </w:rPr>
        <w:t>3</w:t>
      </w:r>
    </w:p>
    <w:p w14:paraId="2C23936A" w14:textId="77777777" w:rsidR="00C50226" w:rsidRDefault="00000000">
      <w:pPr>
        <w:spacing w:line="360" w:lineRule="auto"/>
        <w:jc w:val="center"/>
        <w:rPr>
          <w:rFonts w:ascii="楷体" w:eastAsia="楷体" w:hAnsi="楷体" w:cs="楷体"/>
          <w:sz w:val="28"/>
          <w:szCs w:val="28"/>
        </w:rPr>
      </w:pPr>
      <w:r>
        <w:rPr>
          <w:noProof/>
        </w:rPr>
        <w:drawing>
          <wp:inline distT="0" distB="0" distL="0" distR="0" wp14:anchorId="221923AD" wp14:editId="397A6FD3">
            <wp:extent cx="5759450" cy="3370882"/>
            <wp:effectExtent l="0" t="0" r="0" b="0"/>
            <wp:docPr id="1073741844" name="officeArt object" descr="图片 13"/>
            <wp:cNvGraphicFramePr/>
            <a:graphic xmlns:a="http://schemas.openxmlformats.org/drawingml/2006/main">
              <a:graphicData uri="http://schemas.openxmlformats.org/drawingml/2006/picture">
                <pic:pic xmlns:pic="http://schemas.openxmlformats.org/drawingml/2006/picture">
                  <pic:nvPicPr>
                    <pic:cNvPr id="1073741844" name="图片 13" descr="图片 13"/>
                    <pic:cNvPicPr>
                      <a:picLocks noChangeAspect="1"/>
                    </pic:cNvPicPr>
                  </pic:nvPicPr>
                  <pic:blipFill>
                    <a:blip r:embed="rId22"/>
                    <a:stretch>
                      <a:fillRect/>
                    </a:stretch>
                  </pic:blipFill>
                  <pic:spPr>
                    <a:xfrm>
                      <a:off x="0" y="0"/>
                      <a:ext cx="5759450" cy="3370882"/>
                    </a:xfrm>
                    <a:prstGeom prst="rect">
                      <a:avLst/>
                    </a:prstGeom>
                    <a:ln w="12700" cap="flat">
                      <a:noFill/>
                      <a:miter lim="400000"/>
                    </a:ln>
                    <a:effectLst/>
                  </pic:spPr>
                </pic:pic>
              </a:graphicData>
            </a:graphic>
          </wp:inline>
        </w:drawing>
      </w:r>
    </w:p>
    <w:p w14:paraId="6BDB097F" w14:textId="77777777" w:rsidR="00C50226" w:rsidRDefault="00000000">
      <w:pPr>
        <w:spacing w:line="360" w:lineRule="auto"/>
        <w:jc w:val="center"/>
        <w:rPr>
          <w:rFonts w:ascii="楷体" w:eastAsia="楷体" w:hAnsi="楷体" w:cs="楷体"/>
          <w:sz w:val="28"/>
          <w:szCs w:val="28"/>
        </w:rPr>
      </w:pPr>
      <w:r>
        <w:rPr>
          <w:rFonts w:ascii="楷体" w:eastAsia="楷体" w:hAnsi="楷体" w:cs="楷体"/>
          <w:sz w:val="28"/>
          <w:szCs w:val="28"/>
          <w:lang w:val="zh-TW" w:eastAsia="zh-TW"/>
        </w:rPr>
        <w:t>图</w:t>
      </w:r>
      <w:r>
        <w:rPr>
          <w:rFonts w:ascii="楷体" w:eastAsia="楷体" w:hAnsi="楷体" w:cs="楷体"/>
          <w:sz w:val="28"/>
          <w:szCs w:val="28"/>
        </w:rPr>
        <w:t>4</w:t>
      </w:r>
    </w:p>
    <w:p w14:paraId="4D082B9F" w14:textId="77777777" w:rsidR="00C50226" w:rsidRDefault="00000000">
      <w:pPr>
        <w:spacing w:line="360" w:lineRule="auto"/>
        <w:jc w:val="center"/>
        <w:rPr>
          <w:rFonts w:ascii="楷体" w:eastAsia="楷体" w:hAnsi="楷体" w:cs="楷体"/>
          <w:sz w:val="28"/>
          <w:szCs w:val="28"/>
        </w:rPr>
      </w:pPr>
      <w:r>
        <w:rPr>
          <w:noProof/>
        </w:rPr>
        <w:lastRenderedPageBreak/>
        <w:drawing>
          <wp:inline distT="0" distB="0" distL="0" distR="0" wp14:anchorId="2920D289" wp14:editId="6B39A649">
            <wp:extent cx="5759450" cy="3353956"/>
            <wp:effectExtent l="0" t="0" r="0" b="0"/>
            <wp:docPr id="1073741845" name="officeArt object" descr="C:\Users\89465\AppData\Local\Temp\WeChat Files\7c6b9f6779886ed253412ae16a182ec.png"/>
            <wp:cNvGraphicFramePr/>
            <a:graphic xmlns:a="http://schemas.openxmlformats.org/drawingml/2006/main">
              <a:graphicData uri="http://schemas.openxmlformats.org/drawingml/2006/picture">
                <pic:pic xmlns:pic="http://schemas.openxmlformats.org/drawingml/2006/picture">
                  <pic:nvPicPr>
                    <pic:cNvPr id="1073741845" name="C:\Users\89465\AppData\Local\Temp\WeChat Files\7c6b9f6779886ed253412ae16a182ec.png" descr="C:\Users\89465\AppData\Local\Temp\WeChat Files\7c6b9f6779886ed253412ae16a182ec.png"/>
                    <pic:cNvPicPr>
                      <a:picLocks noChangeAspect="1"/>
                    </pic:cNvPicPr>
                  </pic:nvPicPr>
                  <pic:blipFill>
                    <a:blip r:embed="rId23"/>
                    <a:stretch>
                      <a:fillRect/>
                    </a:stretch>
                  </pic:blipFill>
                  <pic:spPr>
                    <a:xfrm>
                      <a:off x="0" y="0"/>
                      <a:ext cx="5759450" cy="3353956"/>
                    </a:xfrm>
                    <a:prstGeom prst="rect">
                      <a:avLst/>
                    </a:prstGeom>
                    <a:ln w="12700" cap="flat">
                      <a:noFill/>
                      <a:miter lim="400000"/>
                    </a:ln>
                    <a:effectLst/>
                  </pic:spPr>
                </pic:pic>
              </a:graphicData>
            </a:graphic>
          </wp:inline>
        </w:drawing>
      </w:r>
    </w:p>
    <w:p w14:paraId="4D7E4E8C" w14:textId="77777777" w:rsidR="00C50226" w:rsidRDefault="00000000">
      <w:pPr>
        <w:spacing w:line="360" w:lineRule="auto"/>
        <w:jc w:val="center"/>
      </w:pPr>
      <w:r>
        <w:rPr>
          <w:rFonts w:ascii="楷体" w:eastAsia="楷体" w:hAnsi="楷体" w:cs="楷体"/>
          <w:sz w:val="28"/>
          <w:szCs w:val="28"/>
          <w:lang w:val="zh-TW" w:eastAsia="zh-TW"/>
        </w:rPr>
        <w:t>图</w:t>
      </w:r>
      <w:r>
        <w:rPr>
          <w:rFonts w:ascii="楷体" w:eastAsia="楷体" w:hAnsi="楷体" w:cs="楷体"/>
          <w:sz w:val="28"/>
          <w:szCs w:val="28"/>
        </w:rPr>
        <w:t>5</w:t>
      </w:r>
    </w:p>
    <w:sectPr w:rsidR="00C50226">
      <w:headerReference w:type="default" r:id="rId24"/>
      <w:footerReference w:type="default" r:id="rId25"/>
      <w:pgSz w:w="11900" w:h="16840"/>
      <w:pgMar w:top="1418" w:right="851" w:bottom="851" w:left="1418" w:header="794"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1DDF5" w14:textId="77777777" w:rsidR="000756D8" w:rsidRDefault="000756D8">
      <w:r>
        <w:separator/>
      </w:r>
    </w:p>
  </w:endnote>
  <w:endnote w:type="continuationSeparator" w:id="0">
    <w:p w14:paraId="162F2529" w14:textId="77777777" w:rsidR="000756D8" w:rsidRDefault="00075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宋体.....">
    <w:altName w:val="宋体"/>
    <w:panose1 w:val="020B0604020202020204"/>
    <w:charset w:val="00"/>
    <w:family w:val="roman"/>
    <w:pitch w:val="default"/>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PingFang SC Semibold">
    <w:altName w:val="Cambria"/>
    <w:panose1 w:val="020B0604020202020204"/>
    <w:charset w:val="00"/>
    <w:family w:val="roman"/>
    <w:notTrueType/>
    <w:pitch w:val="default"/>
  </w:font>
  <w:font w:name="PingFang SC Regular">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3FB9" w14:textId="77777777" w:rsidR="00C50226" w:rsidRDefault="00000000">
    <w:pPr>
      <w:pStyle w:val="a4"/>
      <w:tabs>
        <w:tab w:val="clear" w:pos="4153"/>
        <w:tab w:val="clear" w:pos="8306"/>
        <w:tab w:val="left" w:pos="4905"/>
      </w:tabs>
      <w:spacing w:line="200" w:lineRule="exact"/>
      <w:jc w:val="both"/>
    </w:pPr>
    <w:r>
      <w:tab/>
    </w:r>
    <w:r>
      <w:tab/>
    </w:r>
    <w:r>
      <w:tab/>
    </w:r>
  </w:p>
  <w:p w14:paraId="006063EB" w14:textId="77777777" w:rsidR="00C50226" w:rsidRDefault="00000000">
    <w:pPr>
      <w:pStyle w:val="a4"/>
      <w:spacing w:line="200" w:lineRule="exact"/>
      <w:jc w:val="both"/>
      <w:rPr>
        <w:rFonts w:ascii="黑体" w:eastAsia="黑体" w:hAnsi="黑体" w:cs="黑体"/>
      </w:rPr>
    </w:pPr>
    <w:r>
      <w:rPr>
        <w:rFonts w:ascii="黑体" w:eastAsia="黑体" w:hAnsi="黑体" w:cs="黑体"/>
      </w:rPr>
      <w:t>2021</w:t>
    </w:r>
  </w:p>
  <w:p w14:paraId="0CE5DB55" w14:textId="77777777" w:rsidR="00C50226" w:rsidRDefault="00000000">
    <w:pPr>
      <w:pStyle w:val="a4"/>
      <w:tabs>
        <w:tab w:val="clear" w:pos="4153"/>
        <w:tab w:val="clear" w:pos="8306"/>
        <w:tab w:val="left" w:pos="280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58A7" w14:textId="77777777" w:rsidR="00C50226" w:rsidRDefault="00000000">
    <w:pPr>
      <w:pStyle w:val="a4"/>
      <w:tabs>
        <w:tab w:val="clear" w:pos="4153"/>
        <w:tab w:val="clear" w:pos="8306"/>
        <w:tab w:val="left" w:pos="4905"/>
      </w:tabs>
      <w:spacing w:line="200" w:lineRule="exact"/>
      <w:jc w:val="both"/>
    </w:pPr>
    <w:r>
      <w:tab/>
    </w:r>
    <w:r>
      <w:tab/>
    </w:r>
    <w:r>
      <w:tab/>
    </w:r>
    <w:r>
      <w:tab/>
    </w:r>
  </w:p>
  <w:p w14:paraId="1F41BF1C" w14:textId="77777777" w:rsidR="00C50226" w:rsidRDefault="00000000">
    <w:pPr>
      <w:pStyle w:val="a4"/>
      <w:spacing w:line="200" w:lineRule="exact"/>
      <w:jc w:val="both"/>
      <w:rPr>
        <w:rFonts w:ascii="黑体" w:eastAsia="黑体" w:hAnsi="黑体" w:cs="黑体"/>
      </w:rPr>
    </w:pPr>
    <w:r>
      <w:rPr>
        <w:rFonts w:ascii="黑体" w:eastAsia="黑体" w:hAnsi="黑体" w:cs="黑体"/>
      </w:rPr>
      <w:t>2021</w:t>
    </w:r>
  </w:p>
  <w:p w14:paraId="384D50BE" w14:textId="77777777" w:rsidR="00C50226" w:rsidRDefault="00000000">
    <w:pPr>
      <w:pStyle w:val="a4"/>
      <w:tabs>
        <w:tab w:val="clear" w:pos="4153"/>
        <w:tab w:val="clear" w:pos="8306"/>
        <w:tab w:val="left" w:pos="280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4412" w14:textId="77777777" w:rsidR="00C50226" w:rsidRDefault="00000000">
    <w:pPr>
      <w:pStyle w:val="a4"/>
      <w:tabs>
        <w:tab w:val="clear" w:pos="4153"/>
        <w:tab w:val="clear" w:pos="8306"/>
        <w:tab w:val="left" w:pos="4905"/>
      </w:tabs>
      <w:spacing w:line="200" w:lineRule="exact"/>
      <w:jc w:val="both"/>
    </w:pPr>
    <w:r>
      <w:tab/>
    </w:r>
    <w:r>
      <w:tab/>
    </w:r>
    <w:r>
      <w:tab/>
    </w:r>
  </w:p>
  <w:p w14:paraId="503A5894" w14:textId="77777777" w:rsidR="00C50226" w:rsidRDefault="00000000">
    <w:pPr>
      <w:pStyle w:val="a4"/>
      <w:spacing w:line="200" w:lineRule="exact"/>
      <w:jc w:val="both"/>
      <w:rPr>
        <w:rFonts w:ascii="黑体" w:eastAsia="黑体" w:hAnsi="黑体" w:cs="黑体"/>
      </w:rPr>
    </w:pPr>
    <w:r>
      <w:rPr>
        <w:rFonts w:ascii="黑体" w:eastAsia="黑体" w:hAnsi="黑体" w:cs="黑体"/>
      </w:rPr>
      <w:t>2021</w:t>
    </w:r>
  </w:p>
  <w:p w14:paraId="69651123" w14:textId="77777777" w:rsidR="00C50226" w:rsidRDefault="00000000">
    <w:pPr>
      <w:pStyle w:val="a4"/>
      <w:tabs>
        <w:tab w:val="clear" w:pos="4153"/>
        <w:tab w:val="clear" w:pos="8306"/>
        <w:tab w:val="left" w:pos="280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3596" w14:textId="77777777" w:rsidR="00C50226" w:rsidRDefault="00C50226">
    <w:pPr>
      <w:pStyle w:val="a4"/>
      <w:tabs>
        <w:tab w:val="clear" w:pos="4153"/>
        <w:tab w:val="clear" w:pos="8306"/>
        <w:tab w:val="left" w:pos="4905"/>
      </w:tabs>
      <w:spacing w:line="200" w:lineRule="exact"/>
      <w:jc w:val="both"/>
    </w:pPr>
  </w:p>
  <w:p w14:paraId="5F65939B" w14:textId="77777777" w:rsidR="00C50226" w:rsidRDefault="00C50226">
    <w:pPr>
      <w:pStyle w:val="a4"/>
      <w:spacing w:line="200" w:lineRule="exact"/>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129C" w14:textId="77777777" w:rsidR="00C50226" w:rsidRDefault="00000000">
    <w:pPr>
      <w:pStyle w:val="a4"/>
      <w:tabs>
        <w:tab w:val="clear" w:pos="4153"/>
        <w:tab w:val="clear" w:pos="8306"/>
        <w:tab w:val="left" w:pos="4905"/>
      </w:tabs>
      <w:spacing w:line="200" w:lineRule="exact"/>
      <w:jc w:val="both"/>
    </w:pPr>
    <w:r>
      <w:tab/>
    </w:r>
  </w:p>
  <w:p w14:paraId="5BA79DD9" w14:textId="77777777" w:rsidR="00C50226" w:rsidRDefault="00000000">
    <w:pPr>
      <w:pStyle w:val="a4"/>
      <w:spacing w:line="200" w:lineRule="exact"/>
      <w:jc w:val="both"/>
      <w:rPr>
        <w:rFonts w:ascii="黑体" w:eastAsia="黑体" w:hAnsi="黑体" w:cs="黑体"/>
      </w:rPr>
    </w:pPr>
    <w:r>
      <w:rPr>
        <w:rFonts w:ascii="黑体" w:eastAsia="黑体" w:hAnsi="黑体" w:cs="黑体"/>
      </w:rPr>
      <w:t>2021</w:t>
    </w:r>
  </w:p>
  <w:p w14:paraId="485F69FE" w14:textId="77777777" w:rsidR="00C50226" w:rsidRDefault="00000000">
    <w:pPr>
      <w:pStyle w:val="a4"/>
      <w:tabs>
        <w:tab w:val="clear" w:pos="4153"/>
        <w:tab w:val="clear" w:pos="8306"/>
        <w:tab w:val="left" w:pos="2805"/>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3A8F" w14:textId="77777777" w:rsidR="00C50226" w:rsidRDefault="00C50226">
    <w:pPr>
      <w:pStyle w:val="a4"/>
      <w:tabs>
        <w:tab w:val="clear" w:pos="4153"/>
        <w:tab w:val="clear" w:pos="8306"/>
        <w:tab w:val="left" w:pos="4905"/>
      </w:tabs>
      <w:spacing w:line="200" w:lineRule="exact"/>
      <w:jc w:val="both"/>
    </w:pPr>
  </w:p>
  <w:p w14:paraId="551B5956" w14:textId="77777777" w:rsidR="00C50226" w:rsidRDefault="00C50226">
    <w:pPr>
      <w:pStyle w:val="a4"/>
      <w:spacing w:line="200" w:lineRule="exact"/>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4B78" w14:textId="77777777" w:rsidR="000756D8" w:rsidRDefault="000756D8">
      <w:r>
        <w:separator/>
      </w:r>
    </w:p>
  </w:footnote>
  <w:footnote w:type="continuationSeparator" w:id="0">
    <w:p w14:paraId="5BA4CDE4" w14:textId="77777777" w:rsidR="000756D8" w:rsidRDefault="00075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F3ED" w14:textId="77777777" w:rsidR="00C50226" w:rsidRDefault="00000000">
    <w:pPr>
      <w:jc w:val="center"/>
      <w:outlineLvl w:val="0"/>
    </w:pPr>
    <w:r>
      <w:rPr>
        <w:noProof/>
      </w:rPr>
      <w:drawing>
        <wp:anchor distT="152400" distB="152400" distL="152400" distR="152400" simplePos="0" relativeHeight="251651584" behindDoc="1" locked="0" layoutInCell="1" allowOverlap="1" wp14:anchorId="438FEB54" wp14:editId="0343D667">
          <wp:simplePos x="0" y="0"/>
          <wp:positionH relativeFrom="page">
            <wp:posOffset>857885</wp:posOffset>
          </wp:positionH>
          <wp:positionV relativeFrom="page">
            <wp:posOffset>114300</wp:posOffset>
          </wp:positionV>
          <wp:extent cx="1009650" cy="800100"/>
          <wp:effectExtent l="0" t="0" r="0" b="0"/>
          <wp:wrapNone/>
          <wp:docPr id="1073741825" name="officeArt object" descr="众联商标"/>
          <wp:cNvGraphicFramePr/>
          <a:graphic xmlns:a="http://schemas.openxmlformats.org/drawingml/2006/main">
            <a:graphicData uri="http://schemas.openxmlformats.org/drawingml/2006/picture">
              <pic:pic xmlns:pic="http://schemas.openxmlformats.org/drawingml/2006/picture">
                <pic:nvPicPr>
                  <pic:cNvPr id="1073741825" name="众联商标" descr="众联商标"/>
                  <pic:cNvPicPr>
                    <a:picLocks noChangeAspect="1"/>
                  </pic:cNvPicPr>
                </pic:nvPicPr>
                <pic:blipFill>
                  <a:blip r:embed="rId1"/>
                  <a:stretch>
                    <a:fillRect/>
                  </a:stretch>
                </pic:blipFill>
                <pic:spPr>
                  <a:xfrm>
                    <a:off x="0" y="0"/>
                    <a:ext cx="1009650" cy="80010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7728" behindDoc="1" locked="0" layoutInCell="1" allowOverlap="1" wp14:anchorId="5C84DB93" wp14:editId="6FE86C0C">
              <wp:simplePos x="0" y="0"/>
              <wp:positionH relativeFrom="page">
                <wp:posOffset>900430</wp:posOffset>
              </wp:positionH>
              <wp:positionV relativeFrom="page">
                <wp:posOffset>864235</wp:posOffset>
              </wp:positionV>
              <wp:extent cx="6120130" cy="0"/>
              <wp:effectExtent l="0" t="0" r="0" b="0"/>
              <wp:wrapNone/>
              <wp:docPr id="1073741826"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440FA134" id="officeArt object" o:spid="_x0000_s1026" alt="线条" style="position:absolute;z-index:-251658752;visibility:visible;mso-wrap-style:square;mso-wrap-distance-left:12pt;mso-wrap-distance-top:12pt;mso-wrap-distance-right:12pt;mso-wrap-distance-bottom:12pt;mso-position-horizontal:absolute;mso-position-horizontal-relative:page;mso-position-vertical:absolute;mso-position-vertical-relative:page" from="70.9pt,68.05pt" to="552.8pt,6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" strokeweight="1pt">
              <w10:wrap anchorx="page" anchory="page"/>
            </v:line>
          </w:pict>
        </mc:Fallback>
      </mc:AlternateContent>
    </w:r>
    <w:r>
      <w:rPr>
        <w:noProof/>
      </w:rPr>
      <mc:AlternateContent>
        <mc:Choice Requires="wps">
          <w:drawing>
            <wp:anchor distT="152400" distB="152400" distL="152400" distR="152400" simplePos="0" relativeHeight="251663872" behindDoc="1" locked="0" layoutInCell="1" allowOverlap="1" wp14:anchorId="4285EA71" wp14:editId="267FC20D">
              <wp:simplePos x="0" y="0"/>
              <wp:positionH relativeFrom="page">
                <wp:posOffset>902335</wp:posOffset>
              </wp:positionH>
              <wp:positionV relativeFrom="page">
                <wp:posOffset>10234929</wp:posOffset>
              </wp:positionV>
              <wp:extent cx="6120130" cy="0"/>
              <wp:effectExtent l="0" t="0" r="0" b="0"/>
              <wp:wrapNone/>
              <wp:docPr id="1073741827"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126930E9" id="officeArt object" o:spid="_x0000_s1026" alt="线条" style="position:absolute;z-index:-251652608;visibility:visible;mso-wrap-style:square;mso-wrap-distance-left:12pt;mso-wrap-distance-top:12pt;mso-wrap-distance-right:12pt;mso-wrap-distance-bottom:12pt;mso-position-horizontal:absolute;mso-position-horizontal-relative:page;mso-position-vertical:absolute;mso-position-vertical-relative:page" from="71.05pt,805.9pt" to="552.95pt,80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" strokeweight="1pt">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2724" w14:textId="77777777" w:rsidR="00C50226" w:rsidRDefault="00000000">
    <w:pPr>
      <w:tabs>
        <w:tab w:val="left" w:pos="900"/>
        <w:tab w:val="center" w:pos="4818"/>
      </w:tabs>
      <w:outlineLvl w:val="0"/>
    </w:pPr>
    <w:r>
      <w:rPr>
        <w:noProof/>
      </w:rPr>
      <mc:AlternateContent>
        <mc:Choice Requires="wps">
          <w:drawing>
            <wp:anchor distT="152400" distB="152400" distL="152400" distR="152400" simplePos="0" relativeHeight="251652608" behindDoc="1" locked="0" layoutInCell="1" allowOverlap="1" wp14:anchorId="0E442DC4" wp14:editId="689C5ECA">
              <wp:simplePos x="0" y="0"/>
              <wp:positionH relativeFrom="page">
                <wp:posOffset>900430</wp:posOffset>
              </wp:positionH>
              <wp:positionV relativeFrom="page">
                <wp:posOffset>900429</wp:posOffset>
              </wp:positionV>
              <wp:extent cx="6120130" cy="0"/>
              <wp:effectExtent l="0" t="0" r="0" b="0"/>
              <wp:wrapNone/>
              <wp:docPr id="1073741829"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3A370311" id="officeArt object" o:spid="_x0000_s1026" alt="线条" style="position:absolute;z-index:-251663872;visibility:visible;mso-wrap-style:square;mso-wrap-distance-left:12pt;mso-wrap-distance-top:12pt;mso-wrap-distance-right:12pt;mso-wrap-distance-bottom:12pt;mso-position-horizontal:absolute;mso-position-horizontal-relative:page;mso-position-vertical:absolute;mso-position-vertical-relative:page" from="70.9pt,70.9pt" to="552.8pt,7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" strokeweight="1pt">
              <w10:wrap anchorx="page" anchory="page"/>
            </v:line>
          </w:pict>
        </mc:Fallback>
      </mc:AlternateContent>
    </w:r>
    <w:r>
      <w:rPr>
        <w:noProof/>
      </w:rPr>
      <mc:AlternateContent>
        <mc:Choice Requires="wps">
          <w:drawing>
            <wp:anchor distT="152400" distB="152400" distL="152400" distR="152400" simplePos="0" relativeHeight="251658752" behindDoc="1" locked="0" layoutInCell="1" allowOverlap="1" wp14:anchorId="51ED5A20" wp14:editId="19A7694D">
              <wp:simplePos x="0" y="0"/>
              <wp:positionH relativeFrom="page">
                <wp:posOffset>902335</wp:posOffset>
              </wp:positionH>
              <wp:positionV relativeFrom="page">
                <wp:posOffset>10234929</wp:posOffset>
              </wp:positionV>
              <wp:extent cx="6120130" cy="0"/>
              <wp:effectExtent l="0" t="0" r="0" b="0"/>
              <wp:wrapNone/>
              <wp:docPr id="1073741830"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6945DFBB" id="officeArt object" o:spid="_x0000_s1026" alt="线条" style="position:absolute;z-index:-251657728;visibility:visible;mso-wrap-style:square;mso-wrap-distance-left:12pt;mso-wrap-distance-top:12pt;mso-wrap-distance-right:12pt;mso-wrap-distance-bottom:12pt;mso-position-horizontal:absolute;mso-position-horizontal-relative:page;mso-position-vertical:absolute;mso-position-vertical-relative:page" from="71.05pt,805.9pt" to="552.95pt,80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" strokeweight="1pt">
              <w10:wrap anchorx="page" anchory="page"/>
            </v:line>
          </w:pict>
        </mc:Fallback>
      </mc:AlternateContent>
    </w:r>
    <w:r>
      <w:rPr>
        <w:b/>
        <w:bCs/>
        <w:spacing w:val="90"/>
        <w:sz w:val="28"/>
        <w:szCs w:val="28"/>
      </w:rPr>
      <w:tab/>
    </w:r>
    <w:r>
      <w:rPr>
        <w:b/>
        <w:bCs/>
        <w:spacing w:val="90"/>
        <w:sz w:val="28"/>
        <w:szCs w:val="28"/>
      </w:rPr>
      <w:tab/>
    </w:r>
    <w:r>
      <w:rPr>
        <w:rFonts w:ascii="黑体" w:eastAsia="黑体" w:hAnsi="黑体" w:cs="黑体"/>
        <w:b/>
        <w:bCs/>
        <w:spacing w:val="90"/>
        <w:sz w:val="28"/>
        <w:szCs w:val="28"/>
        <w:lang w:val="zh-TW" w:eastAsia="zh-TW"/>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D168" w14:textId="77777777" w:rsidR="00C50226" w:rsidRDefault="00000000">
    <w:pPr>
      <w:jc w:val="center"/>
      <w:outlineLvl w:val="0"/>
    </w:pPr>
    <w:r>
      <w:rPr>
        <w:noProof/>
        <w:lang w:val="zh-TW" w:eastAsia="zh-TW"/>
      </w:rPr>
      <mc:AlternateContent>
        <mc:Choice Requires="wps">
          <w:drawing>
            <wp:anchor distT="152400" distB="152400" distL="152400" distR="152400" simplePos="0" relativeHeight="251653632" behindDoc="1" locked="0" layoutInCell="1" allowOverlap="1" wp14:anchorId="467F631F" wp14:editId="200A864A">
              <wp:simplePos x="0" y="0"/>
              <wp:positionH relativeFrom="page">
                <wp:posOffset>900430</wp:posOffset>
              </wp:positionH>
              <wp:positionV relativeFrom="page">
                <wp:posOffset>864235</wp:posOffset>
              </wp:positionV>
              <wp:extent cx="6120130" cy="0"/>
              <wp:effectExtent l="0" t="0" r="0" b="0"/>
              <wp:wrapNone/>
              <wp:docPr id="1073741831"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4FE635B3" id="officeArt object" o:spid="_x0000_s1026" alt="线条" style="position:absolute;z-index:-251662848;visibility:visible;mso-wrap-style:square;mso-wrap-distance-left:12pt;mso-wrap-distance-top:12pt;mso-wrap-distance-right:12pt;mso-wrap-distance-bottom:12pt;mso-position-horizontal:absolute;mso-position-horizontal-relative:page;mso-position-vertical:absolute;mso-position-vertical-relative:page" from="70.9pt,68.05pt" to="552.8pt,6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" strokeweight="1pt">
              <w10:wrap anchorx="page" anchory="page"/>
            </v:line>
          </w:pict>
        </mc:Fallback>
      </mc:AlternateContent>
    </w:r>
    <w:r>
      <w:rPr>
        <w:noProof/>
        <w:lang w:val="zh-TW" w:eastAsia="zh-TW"/>
      </w:rPr>
      <mc:AlternateContent>
        <mc:Choice Requires="wps">
          <w:drawing>
            <wp:anchor distT="152400" distB="152400" distL="152400" distR="152400" simplePos="0" relativeHeight="251659776" behindDoc="1" locked="0" layoutInCell="1" allowOverlap="1" wp14:anchorId="4ECE792F" wp14:editId="620BD1AB">
              <wp:simplePos x="0" y="0"/>
              <wp:positionH relativeFrom="page">
                <wp:posOffset>902335</wp:posOffset>
              </wp:positionH>
              <wp:positionV relativeFrom="page">
                <wp:posOffset>10234929</wp:posOffset>
              </wp:positionV>
              <wp:extent cx="6120130" cy="0"/>
              <wp:effectExtent l="0" t="0" r="0" b="0"/>
              <wp:wrapNone/>
              <wp:docPr id="1073741832"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00C4A398" id="officeArt object" o:spid="_x0000_s1026" alt="线条" style="position:absolute;z-index:-251656704;visibility:visible;mso-wrap-style:square;mso-wrap-distance-left:12pt;mso-wrap-distance-top:12pt;mso-wrap-distance-right:12pt;mso-wrap-distance-bottom:12pt;mso-position-horizontal:absolute;mso-position-horizontal-relative:page;mso-position-vertical:absolute;mso-position-vertical-relative:page" from="71.05pt,805.9pt" to="552.95pt,80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" strokeweight="1pt">
              <w10:wrap anchorx="page" anchory="page"/>
            </v:line>
          </w:pict>
        </mc:Fallback>
      </mc:AlternateContent>
    </w:r>
    <w:r>
      <w:rPr>
        <w:rFonts w:ascii="黑体" w:eastAsia="黑体" w:hAnsi="黑体" w:cs="黑体"/>
        <w:b/>
        <w:bCs/>
        <w:spacing w:val="90"/>
        <w:sz w:val="28"/>
        <w:szCs w:val="28"/>
        <w:lang w:val="zh-TW" w:eastAsia="zh-TW"/>
      </w:rPr>
      <w:t>摘要附图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76FD" w14:textId="77777777" w:rsidR="00C50226" w:rsidRDefault="00000000">
    <w:pPr>
      <w:jc w:val="center"/>
      <w:outlineLvl w:val="0"/>
    </w:pPr>
    <w:r>
      <w:rPr>
        <w:noProof/>
        <w:lang w:val="zh-TW" w:eastAsia="zh-TW"/>
      </w:rPr>
      <mc:AlternateContent>
        <mc:Choice Requires="wps">
          <w:drawing>
            <wp:anchor distT="152400" distB="152400" distL="152400" distR="152400" simplePos="0" relativeHeight="251654656" behindDoc="1" locked="0" layoutInCell="1" allowOverlap="1" wp14:anchorId="7A7785E7" wp14:editId="5658E7A0">
              <wp:simplePos x="0" y="0"/>
              <wp:positionH relativeFrom="page">
                <wp:posOffset>900430</wp:posOffset>
              </wp:positionH>
              <wp:positionV relativeFrom="page">
                <wp:posOffset>900429</wp:posOffset>
              </wp:positionV>
              <wp:extent cx="6120130" cy="0"/>
              <wp:effectExtent l="0" t="0" r="0" b="0"/>
              <wp:wrapNone/>
              <wp:docPr id="1073741834"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0BC8B4A6" id="officeArt object" o:spid="_x0000_s1026" alt="线条" style="position:absolute;z-index:-251661824;visibility:visible;mso-wrap-style:square;mso-wrap-distance-left:12pt;mso-wrap-distance-top:12pt;mso-wrap-distance-right:12pt;mso-wrap-distance-bottom:12pt;mso-position-horizontal:absolute;mso-position-horizontal-relative:page;mso-position-vertical:absolute;mso-position-vertical-relative:page" from="70.9pt,70.9pt" to="552.8pt,7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" strokeweight="1pt">
              <w10:wrap anchorx="page" anchory="page"/>
            </v:line>
          </w:pict>
        </mc:Fallback>
      </mc:AlternateContent>
    </w:r>
    <w:r>
      <w:rPr>
        <w:noProof/>
        <w:lang w:val="zh-TW" w:eastAsia="zh-TW"/>
      </w:rPr>
      <mc:AlternateContent>
        <mc:Choice Requires="wps">
          <w:drawing>
            <wp:anchor distT="152400" distB="152400" distL="152400" distR="152400" simplePos="0" relativeHeight="251660800" behindDoc="1" locked="0" layoutInCell="1" allowOverlap="1" wp14:anchorId="2BBAD6F1" wp14:editId="39D4B205">
              <wp:simplePos x="0" y="0"/>
              <wp:positionH relativeFrom="page">
                <wp:posOffset>1802765</wp:posOffset>
              </wp:positionH>
              <wp:positionV relativeFrom="page">
                <wp:posOffset>20626704</wp:posOffset>
              </wp:positionV>
              <wp:extent cx="6120130" cy="0"/>
              <wp:effectExtent l="0" t="0" r="0" b="0"/>
              <wp:wrapNone/>
              <wp:docPr id="1073741835"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52B238BA" id="officeArt object" o:spid="_x0000_s1026" alt="线条" style="position:absolute;z-index:-251655680;visibility:visible;mso-wrap-style:square;mso-wrap-distance-left:12pt;mso-wrap-distance-top:12pt;mso-wrap-distance-right:12pt;mso-wrap-distance-bottom:12pt;mso-position-horizontal:absolute;mso-position-horizontal-relative:page;mso-position-vertical:absolute;mso-position-vertical-relative:page" from="141.95pt,1624.15pt" to="623.85pt,162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" strokeweight="1pt">
              <w10:wrap anchorx="page" anchory="page"/>
            </v:line>
          </w:pict>
        </mc:Fallback>
      </mc:AlternateContent>
    </w:r>
    <w:r>
      <w:rPr>
        <w:rFonts w:ascii="黑体" w:eastAsia="黑体" w:hAnsi="黑体" w:cs="黑体"/>
        <w:b/>
        <w:bCs/>
        <w:spacing w:val="90"/>
        <w:sz w:val="28"/>
        <w:szCs w:val="28"/>
        <w:lang w:val="zh-TW" w:eastAsia="zh-TW"/>
      </w:rPr>
      <w:t>权利要求书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0A20" w14:textId="77777777" w:rsidR="00C50226" w:rsidRDefault="00000000">
    <w:pPr>
      <w:jc w:val="center"/>
      <w:outlineLvl w:val="0"/>
    </w:pPr>
    <w:r>
      <w:rPr>
        <w:noProof/>
        <w:lang w:val="zh-TW" w:eastAsia="zh-TW"/>
      </w:rPr>
      <mc:AlternateContent>
        <mc:Choice Requires="wps">
          <w:drawing>
            <wp:anchor distT="152400" distB="152400" distL="152400" distR="152400" simplePos="0" relativeHeight="251655680" behindDoc="1" locked="0" layoutInCell="1" allowOverlap="1" wp14:anchorId="2FBE34D2" wp14:editId="2EFD2F50">
              <wp:simplePos x="0" y="0"/>
              <wp:positionH relativeFrom="page">
                <wp:posOffset>900430</wp:posOffset>
              </wp:positionH>
              <wp:positionV relativeFrom="page">
                <wp:posOffset>900429</wp:posOffset>
              </wp:positionV>
              <wp:extent cx="6120130" cy="0"/>
              <wp:effectExtent l="0" t="0" r="0" b="0"/>
              <wp:wrapNone/>
              <wp:docPr id="1073741836"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4BD43446" id="officeArt object" o:spid="_x0000_s1026" alt="线条" style="position:absolute;z-index:-251660800;visibility:visible;mso-wrap-style:square;mso-wrap-distance-left:12pt;mso-wrap-distance-top:12pt;mso-wrap-distance-right:12pt;mso-wrap-distance-bottom:12pt;mso-position-horizontal:absolute;mso-position-horizontal-relative:page;mso-position-vertical:absolute;mso-position-vertical-relative:page" from="70.9pt,70.9pt" to="552.8pt,7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" strokeweight="1pt">
              <w10:wrap anchorx="page" anchory="page"/>
            </v:line>
          </w:pict>
        </mc:Fallback>
      </mc:AlternateContent>
    </w:r>
    <w:r>
      <w:rPr>
        <w:noProof/>
        <w:lang w:val="zh-TW" w:eastAsia="zh-TW"/>
      </w:rPr>
      <mc:AlternateContent>
        <mc:Choice Requires="wps">
          <w:drawing>
            <wp:anchor distT="152400" distB="152400" distL="152400" distR="152400" simplePos="0" relativeHeight="251661824" behindDoc="1" locked="0" layoutInCell="1" allowOverlap="1" wp14:anchorId="420CCD6E" wp14:editId="0031C5BD">
              <wp:simplePos x="0" y="0"/>
              <wp:positionH relativeFrom="page">
                <wp:posOffset>902335</wp:posOffset>
              </wp:positionH>
              <wp:positionV relativeFrom="page">
                <wp:posOffset>10234929</wp:posOffset>
              </wp:positionV>
              <wp:extent cx="6120130" cy="0"/>
              <wp:effectExtent l="0" t="0" r="0" b="0"/>
              <wp:wrapNone/>
              <wp:docPr id="1073741837"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42E9E2E3" id="officeArt object" o:spid="_x0000_s1026" alt="线条" style="position:absolute;z-index:-251654656;visibility:visible;mso-wrap-style:square;mso-wrap-distance-left:12pt;mso-wrap-distance-top:12pt;mso-wrap-distance-right:12pt;mso-wrap-distance-bottom:12pt;mso-position-horizontal:absolute;mso-position-horizontal-relative:page;mso-position-vertical:absolute;mso-position-vertical-relative:page" from="71.05pt,805.9pt" to="552.95pt,80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" strokeweight="1pt">
              <w10:wrap anchorx="page" anchory="page"/>
            </v:line>
          </w:pict>
        </mc:Fallback>
      </mc:AlternateContent>
    </w:r>
    <w:r>
      <w:rPr>
        <w:rFonts w:ascii="黑体" w:eastAsia="黑体" w:hAnsi="黑体" w:cs="黑体"/>
        <w:b/>
        <w:bCs/>
        <w:spacing w:val="90"/>
        <w:sz w:val="28"/>
        <w:szCs w:val="28"/>
        <w:lang w:val="zh-TW" w:eastAsia="zh-TW"/>
      </w:rPr>
      <w:t>说明书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1C188" w14:textId="77777777" w:rsidR="00C50226" w:rsidRDefault="00000000">
    <w:pPr>
      <w:jc w:val="center"/>
      <w:outlineLvl w:val="0"/>
    </w:pPr>
    <w:r>
      <w:rPr>
        <w:noProof/>
        <w:lang w:val="zh-TW" w:eastAsia="zh-TW"/>
      </w:rPr>
      <mc:AlternateContent>
        <mc:Choice Requires="wps">
          <w:drawing>
            <wp:anchor distT="152400" distB="152400" distL="152400" distR="152400" simplePos="0" relativeHeight="251656704" behindDoc="1" locked="0" layoutInCell="1" allowOverlap="1" wp14:anchorId="107B8FCC" wp14:editId="6F48380F">
              <wp:simplePos x="0" y="0"/>
              <wp:positionH relativeFrom="page">
                <wp:posOffset>900430</wp:posOffset>
              </wp:positionH>
              <wp:positionV relativeFrom="page">
                <wp:posOffset>900429</wp:posOffset>
              </wp:positionV>
              <wp:extent cx="6120130" cy="0"/>
              <wp:effectExtent l="0" t="0" r="0" b="0"/>
              <wp:wrapNone/>
              <wp:docPr id="1073741839"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0B6AA9A0" id="officeArt object" o:spid="_x0000_s1026" alt="线条" style="position:absolute;z-index:-251659776;visibility:visible;mso-wrap-style:square;mso-wrap-distance-left:12pt;mso-wrap-distance-top:12pt;mso-wrap-distance-right:12pt;mso-wrap-distance-bottom:12pt;mso-position-horizontal:absolute;mso-position-horizontal-relative:page;mso-position-vertical:absolute;mso-position-vertical-relative:page" from="70.9pt,70.9pt" to="552.8pt,7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" strokeweight="1pt">
              <w10:wrap anchorx="page" anchory="page"/>
            </v:line>
          </w:pict>
        </mc:Fallback>
      </mc:AlternateContent>
    </w:r>
    <w:r>
      <w:rPr>
        <w:noProof/>
        <w:lang w:val="zh-TW" w:eastAsia="zh-TW"/>
      </w:rPr>
      <mc:AlternateContent>
        <mc:Choice Requires="wps">
          <w:drawing>
            <wp:anchor distT="152400" distB="152400" distL="152400" distR="152400" simplePos="0" relativeHeight="251662848" behindDoc="1" locked="0" layoutInCell="1" allowOverlap="1" wp14:anchorId="409B9370" wp14:editId="2B7402A2">
              <wp:simplePos x="0" y="0"/>
              <wp:positionH relativeFrom="page">
                <wp:posOffset>1802765</wp:posOffset>
              </wp:positionH>
              <wp:positionV relativeFrom="page">
                <wp:posOffset>20626704</wp:posOffset>
              </wp:positionV>
              <wp:extent cx="6120130" cy="0"/>
              <wp:effectExtent l="0" t="0" r="0" b="0"/>
              <wp:wrapNone/>
              <wp:docPr id="1073741840" name="officeArt object" descr="线条"/>
              <wp:cNvGraphicFramePr/>
              <a:graphic xmlns:a="http://schemas.openxmlformats.org/drawingml/2006/main">
                <a:graphicData uri="http://schemas.microsoft.com/office/word/2010/wordprocessingShape">
                  <wps:wsp>
                    <wps:cNvCn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w14:anchorId="16E48DDF" id="officeArt object" o:spid="_x0000_s1026" alt="线条" style="position:absolute;z-index:-251653632;visibility:visible;mso-wrap-style:square;mso-wrap-distance-left:12pt;mso-wrap-distance-top:12pt;mso-wrap-distance-right:12pt;mso-wrap-distance-bottom:12pt;mso-position-horizontal:absolute;mso-position-horizontal-relative:page;mso-position-vertical:absolute;mso-position-vertical-relative:page" from="141.95pt,1624.15pt" to="623.85pt,162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" strokeweight="1pt">
              <w10:wrap anchorx="page" anchory="page"/>
            </v:line>
          </w:pict>
        </mc:Fallback>
      </mc:AlternateContent>
    </w:r>
    <w:r>
      <w:rPr>
        <w:rFonts w:ascii="黑体" w:eastAsia="黑体" w:hAnsi="黑体" w:cs="黑体"/>
        <w:b/>
        <w:bCs/>
        <w:spacing w:val="90"/>
        <w:sz w:val="28"/>
        <w:szCs w:val="28"/>
        <w:lang w:val="zh-TW" w:eastAsia="zh-TW"/>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2A8F"/>
    <w:multiLevelType w:val="multilevel"/>
    <w:tmpl w:val="DEF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3B77"/>
    <w:multiLevelType w:val="multilevel"/>
    <w:tmpl w:val="FBE04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BD2D25"/>
    <w:multiLevelType w:val="multilevel"/>
    <w:tmpl w:val="3C2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65230"/>
    <w:multiLevelType w:val="hybridMultilevel"/>
    <w:tmpl w:val="E5C2DBFE"/>
    <w:lvl w:ilvl="0" w:tplc="7E10D408">
      <w:start w:val="1"/>
      <w:numFmt w:val="decimal"/>
      <w:lvlText w:val="%1."/>
      <w:lvlJc w:val="left"/>
      <w:pPr>
        <w:ind w:left="500" w:hanging="50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F545A0"/>
    <w:multiLevelType w:val="multilevel"/>
    <w:tmpl w:val="890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889760">
    <w:abstractNumId w:val="3"/>
  </w:num>
  <w:num w:numId="2" w16cid:durableId="1386489030">
    <w:abstractNumId w:val="1"/>
  </w:num>
  <w:num w:numId="3" w16cid:durableId="1730490884">
    <w:abstractNumId w:val="4"/>
  </w:num>
  <w:num w:numId="4" w16cid:durableId="340547237">
    <w:abstractNumId w:val="0"/>
  </w:num>
  <w:num w:numId="5" w16cid:durableId="16720242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fei li">
    <w15:presenceInfo w15:providerId="Windows Live" w15:userId="438bcdb48361f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bordersDoNotSurroundHeader/>
  <w:bordersDoNotSurroundFooter/>
  <w:proofState w:spelling="clean" w:grammar="clean"/>
  <w:trackRevision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26"/>
    <w:rsid w:val="00071FC6"/>
    <w:rsid w:val="000756D8"/>
    <w:rsid w:val="00103775"/>
    <w:rsid w:val="00156676"/>
    <w:rsid w:val="001F0059"/>
    <w:rsid w:val="003662D8"/>
    <w:rsid w:val="004E23F6"/>
    <w:rsid w:val="004F193B"/>
    <w:rsid w:val="00560B3A"/>
    <w:rsid w:val="00994214"/>
    <w:rsid w:val="009B1CA8"/>
    <w:rsid w:val="00AA07BB"/>
    <w:rsid w:val="00B36DDB"/>
    <w:rsid w:val="00C50226"/>
    <w:rsid w:val="00CD7F8F"/>
    <w:rsid w:val="00D02556"/>
    <w:rsid w:val="00DC32AA"/>
    <w:rsid w:val="00FD0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7800F8"/>
  <w15:docId w15:val="{919E1686-2FDD-214D-826A-CF50173E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1CA8"/>
    <w:pPr>
      <w:pBdr>
        <w:top w:val="none" w:sz="0" w:space="0" w:color="auto"/>
        <w:left w:val="none" w:sz="0" w:space="0" w:color="auto"/>
        <w:bottom w:val="none" w:sz="0" w:space="0" w:color="auto"/>
        <w:right w:val="none" w:sz="0" w:space="0" w:color="auto"/>
        <w:between w:val="none" w:sz="0" w:space="0" w:color="auto"/>
        <w:bar w:val="none" w:sz="0" w:color="auto"/>
      </w:pBdr>
    </w:pPr>
    <w:rPr>
      <w:rFonts w:ascii="宋体" w:eastAsia="宋体" w:hAnsi="宋体" w:cs="宋体"/>
      <w:sz w:val="24"/>
      <w:szCs w:val="24"/>
      <w:bdr w:val="none" w:sz="0" w:space="0" w:color="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footer"/>
    <w:pPr>
      <w:widowControl w:val="0"/>
      <w:tabs>
        <w:tab w:val="center" w:pos="4153"/>
        <w:tab w:val="right" w:pos="8306"/>
      </w:tabs>
    </w:pPr>
    <w:rPr>
      <w:rFonts w:cs="Arial Unicode MS"/>
      <w:color w:val="000000"/>
      <w:kern w:val="2"/>
      <w:sz w:val="18"/>
      <w:szCs w:val="18"/>
      <w:u w:color="000000"/>
    </w:rPr>
  </w:style>
  <w:style w:type="paragraph" w:customStyle="1" w:styleId="Default">
    <w:name w:val="Default"/>
    <w:pPr>
      <w:widowControl w:val="0"/>
      <w:jc w:val="both"/>
    </w:pPr>
    <w:rPr>
      <w:rFonts w:ascii="宋体....." w:eastAsia="宋体....." w:hAnsi="宋体....." w:cs="宋体....."/>
      <w:color w:val="000000"/>
      <w:sz w:val="24"/>
      <w:szCs w:val="24"/>
      <w:u w:color="000000"/>
    </w:rPr>
  </w:style>
  <w:style w:type="paragraph" w:styleId="a5">
    <w:name w:val="Revision"/>
    <w:hidden/>
    <w:uiPriority w:val="99"/>
    <w:semiHidden/>
    <w:rsid w:val="00B36DDB"/>
    <w:pPr>
      <w:pBdr>
        <w:top w:val="none" w:sz="0" w:space="0" w:color="auto"/>
        <w:left w:val="none" w:sz="0" w:space="0" w:color="auto"/>
        <w:bottom w:val="none" w:sz="0" w:space="0" w:color="auto"/>
        <w:right w:val="none" w:sz="0" w:space="0" w:color="auto"/>
        <w:between w:val="none" w:sz="0" w:space="0" w:color="auto"/>
        <w:bar w:val="none" w:sz="0" w:color="auto"/>
      </w:pBdr>
    </w:pPr>
    <w:rPr>
      <w:rFonts w:cs="Arial Unicode MS"/>
      <w:color w:val="000000"/>
      <w:kern w:val="2"/>
      <w:sz w:val="21"/>
      <w:szCs w:val="21"/>
      <w:u w:color="000000"/>
    </w:rPr>
  </w:style>
  <w:style w:type="paragraph" w:styleId="a6">
    <w:name w:val="Normal (Web)"/>
    <w:basedOn w:val="a"/>
    <w:uiPriority w:val="99"/>
    <w:semiHidden/>
    <w:unhideWhenUsed/>
    <w:rsid w:val="00156676"/>
    <w:pPr>
      <w:spacing w:before="100" w:beforeAutospacing="1" w:after="100" w:afterAutospacing="1"/>
    </w:pPr>
  </w:style>
  <w:style w:type="character" w:styleId="a7">
    <w:name w:val="Strong"/>
    <w:basedOn w:val="a0"/>
    <w:uiPriority w:val="22"/>
    <w:qFormat/>
    <w:rsid w:val="001F0059"/>
    <w:rPr>
      <w:b/>
      <w:bCs/>
    </w:rPr>
  </w:style>
  <w:style w:type="paragraph" w:styleId="a8">
    <w:name w:val="List Paragraph"/>
    <w:basedOn w:val="a"/>
    <w:uiPriority w:val="34"/>
    <w:qFormat/>
    <w:rsid w:val="001F00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PingFang SC Semibold"/>
        <a:ea typeface="黑体"/>
        <a:cs typeface="PingFang SC Semibold"/>
      </a:majorFont>
      <a:minorFont>
        <a:latin typeface="PingFang SC Regular"/>
        <a:ea typeface="宋体"/>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16</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yafei li</cp:lastModifiedBy>
  <cp:revision>3</cp:revision>
  <dcterms:created xsi:type="dcterms:W3CDTF">2026-05-10T09:16:00Z</dcterms:created>
  <dcterms:modified xsi:type="dcterms:W3CDTF">2026-05-11T17:16:00Z</dcterms:modified>
</cp:coreProperties>
</file>