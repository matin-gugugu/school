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32EA3" w14:textId="28AD7155" w:rsidR="008E534C" w:rsidRDefault="003A2262" w:rsidP="008E534C">
      <w:pPr>
        <w:jc w:val="right"/>
      </w:pPr>
      <w:r>
        <w:rPr>
          <w:rFonts w:hint="eastAsia"/>
        </w:rPr>
        <w:t xml:space="preserve"> </w:t>
      </w:r>
      <w:r w:rsidR="008E534C">
        <w:rPr>
          <w:rFonts w:hint="eastAsia"/>
        </w:rPr>
        <w:t>学号：</w:t>
      </w:r>
      <w:r w:rsidR="008E534C">
        <w:rPr>
          <w:rFonts w:hint="eastAsia"/>
          <w:u w:val="single"/>
        </w:rPr>
        <w:tab/>
      </w:r>
      <w:del w:id="0" w:author="yafei li" w:date="2026-04-21T23:20:00Z" w16du:dateUtc="2026-04-21T15:20:00Z">
        <w:r w:rsidR="008E534C" w:rsidDel="006B7122">
          <w:rPr>
            <w:rFonts w:hint="eastAsia"/>
            <w:u w:val="single"/>
          </w:rPr>
          <w:delText>236161</w:delText>
        </w:r>
      </w:del>
      <w:ins w:id="1" w:author="yafei li" w:date="2026-04-21T23:20:00Z" w16du:dateUtc="2026-04-21T15:20:00Z">
        <w:r w:rsidR="006B7122">
          <w:rPr>
            <w:rFonts w:hint="eastAsia"/>
            <w:u w:val="single"/>
          </w:rPr>
          <w:t>246353</w:t>
        </w:r>
      </w:ins>
      <w:r w:rsidR="008E534C">
        <w:rPr>
          <w:rFonts w:hint="eastAsia"/>
          <w:u w:val="single"/>
        </w:rPr>
        <w:tab/>
      </w:r>
      <w:r w:rsidR="008E534C">
        <w:rPr>
          <w:rFonts w:hint="eastAsia"/>
          <w:u w:val="single"/>
        </w:rPr>
        <w:tab/>
      </w:r>
    </w:p>
    <w:p w14:paraId="04C115EF" w14:textId="77777777" w:rsidR="008E534C" w:rsidRDefault="008E534C" w:rsidP="008E534C"/>
    <w:p w14:paraId="7E7328E5" w14:textId="77777777" w:rsidR="008E534C" w:rsidRDefault="008E534C" w:rsidP="008E534C"/>
    <w:p w14:paraId="22F4C670" w14:textId="77777777" w:rsidR="008E534C" w:rsidRDefault="008E534C" w:rsidP="008E534C">
      <w:pPr>
        <w:spacing w:line="360" w:lineRule="auto"/>
        <w:jc w:val="center"/>
        <w:rPr>
          <w:b/>
          <w:sz w:val="44"/>
          <w:szCs w:val="44"/>
        </w:rPr>
      </w:pPr>
    </w:p>
    <w:p w14:paraId="236D8A16" w14:textId="77777777" w:rsidR="008E534C" w:rsidRDefault="008E534C" w:rsidP="008E534C">
      <w:pPr>
        <w:spacing w:line="360" w:lineRule="auto"/>
        <w:jc w:val="center"/>
        <w:rPr>
          <w:rFonts w:ascii="方正小标宋简体" w:eastAsia="方正小标宋简体"/>
          <w:b/>
          <w:sz w:val="44"/>
        </w:rPr>
      </w:pPr>
      <w:r w:rsidRPr="0030449F">
        <w:rPr>
          <w:rFonts w:ascii="方正小标宋简体" w:eastAsia="方正小标宋简体" w:hint="eastAsia"/>
          <w:b/>
          <w:sz w:val="44"/>
          <w:rPrChange w:id="2" w:author="yafei li" w:date="2026-04-21T23:29:00Z" w16du:dateUtc="2026-04-21T15:29:00Z">
            <w:rPr>
              <w:rFonts w:hint="eastAsia"/>
              <w:b/>
              <w:sz w:val="44"/>
              <w:szCs w:val="44"/>
            </w:rPr>
          </w:rPrChange>
        </w:rPr>
        <w:t>东南大学</w:t>
      </w:r>
      <w:r>
        <w:rPr>
          <w:rFonts w:ascii="方正小标宋简体" w:eastAsia="方正小标宋简体" w:hint="eastAsia"/>
          <w:b/>
          <w:sz w:val="44"/>
        </w:rPr>
        <w:t>专业学位型研究生</w:t>
      </w:r>
    </w:p>
    <w:p w14:paraId="3C5727D6" w14:textId="77777777" w:rsidR="008E534C" w:rsidRDefault="008E534C" w:rsidP="008E534C">
      <w:pPr>
        <w:snapToGrid w:val="0"/>
        <w:spacing w:line="360" w:lineRule="auto"/>
        <w:jc w:val="center"/>
        <w:rPr>
          <w:b/>
        </w:rPr>
      </w:pPr>
      <w:r>
        <w:rPr>
          <w:rFonts w:ascii="方正小标宋简体" w:eastAsia="方正小标宋简体" w:hint="eastAsia"/>
          <w:b/>
          <w:sz w:val="44"/>
        </w:rPr>
        <w:t>学位论文开题报告及论文实施计划</w:t>
      </w:r>
    </w:p>
    <w:p w14:paraId="76A01F45" w14:textId="77777777" w:rsidR="008E534C" w:rsidRDefault="008E534C" w:rsidP="008E534C"/>
    <w:p w14:paraId="77DC94CC" w14:textId="77777777" w:rsidR="008E534C" w:rsidRDefault="008E534C" w:rsidP="008E534C"/>
    <w:p w14:paraId="6445442D" w14:textId="77777777" w:rsidR="008E534C" w:rsidRDefault="008E534C" w:rsidP="008E534C">
      <w:pPr>
        <w:snapToGrid w:val="0"/>
        <w:spacing w:line="500" w:lineRule="exact"/>
        <w:ind w:left="2700"/>
        <w:rPr>
          <w:sz w:val="28"/>
        </w:rPr>
      </w:pPr>
      <w:r>
        <w:rPr>
          <w:rFonts w:hint="eastAsia"/>
          <w:sz w:val="28"/>
        </w:rPr>
        <w:t xml:space="preserve">院（系、所）  </w:t>
      </w:r>
      <w:r>
        <w:rPr>
          <w:rFonts w:hint="eastAsia"/>
          <w:sz w:val="28"/>
          <w:u w:val="single"/>
        </w:rPr>
        <w:tab/>
      </w:r>
      <w:r>
        <w:rPr>
          <w:rFonts w:hint="eastAsia"/>
          <w:sz w:val="28"/>
          <w:u w:val="single"/>
        </w:rPr>
        <w:tab/>
      </w:r>
      <w:r w:rsidR="00070A87">
        <w:rPr>
          <w:rFonts w:hint="eastAsia"/>
          <w:sz w:val="28"/>
          <w:u w:val="single"/>
        </w:rPr>
        <w:t>软件学院</w:t>
      </w:r>
      <w:r>
        <w:rPr>
          <w:rFonts w:hint="eastAsia"/>
          <w:sz w:val="28"/>
          <w:u w:val="single"/>
        </w:rPr>
        <w:tab/>
      </w:r>
      <w:r>
        <w:rPr>
          <w:rFonts w:hint="eastAsia"/>
          <w:sz w:val="28"/>
          <w:u w:val="single"/>
        </w:rPr>
        <w:tab/>
      </w:r>
      <w:r>
        <w:rPr>
          <w:rFonts w:hint="eastAsia"/>
          <w:sz w:val="28"/>
          <w:u w:val="single"/>
        </w:rPr>
        <w:tab/>
      </w:r>
    </w:p>
    <w:p w14:paraId="50556C1B" w14:textId="77777777" w:rsidR="008E534C" w:rsidRDefault="008E534C" w:rsidP="008E534C">
      <w:pPr>
        <w:snapToGrid w:val="0"/>
        <w:spacing w:line="500" w:lineRule="exact"/>
        <w:ind w:left="2700"/>
        <w:rPr>
          <w:snapToGrid w:val="0"/>
          <w:sz w:val="28"/>
        </w:rPr>
      </w:pPr>
    </w:p>
    <w:p w14:paraId="78212803" w14:textId="003C1D2A" w:rsidR="008E534C" w:rsidRPr="00887197" w:rsidRDefault="008E534C" w:rsidP="008E534C">
      <w:pPr>
        <w:snapToGrid w:val="0"/>
        <w:spacing w:line="500" w:lineRule="exact"/>
        <w:ind w:left="2700"/>
        <w:rPr>
          <w:snapToGrid w:val="0"/>
          <w:kern w:val="4"/>
          <w:sz w:val="28"/>
          <w:u w:val="single"/>
          <w:rPrChange w:id="3" w:author="yafei li" w:date="2026-04-21T23:28:00Z" w16du:dateUtc="2026-04-21T15:28:00Z">
            <w:rPr>
              <w:snapToGrid w:val="0"/>
              <w:kern w:val="4"/>
              <w:sz w:val="28"/>
            </w:rPr>
          </w:rPrChange>
        </w:rPr>
      </w:pPr>
      <w:r>
        <w:rPr>
          <w:rFonts w:hint="eastAsia"/>
          <w:snapToGrid w:val="0"/>
          <w:spacing w:val="40"/>
          <w:kern w:val="16"/>
          <w:sz w:val="28"/>
        </w:rPr>
        <w:t xml:space="preserve">学位类别 </w:t>
      </w:r>
      <w:r>
        <w:rPr>
          <w:rFonts w:hint="eastAsia"/>
          <w:snapToGrid w:val="0"/>
          <w:spacing w:val="40"/>
          <w:kern w:val="4"/>
          <w:sz w:val="28"/>
        </w:rPr>
        <w:t xml:space="preserve"> </w:t>
      </w:r>
      <w:r>
        <w:rPr>
          <w:rFonts w:hint="eastAsia"/>
          <w:snapToGrid w:val="0"/>
          <w:kern w:val="4"/>
          <w:sz w:val="28"/>
        </w:rPr>
        <w:t xml:space="preserve"> </w:t>
      </w:r>
      <w:ins w:id="4" w:author="yafei li" w:date="2026-04-21T23:28:00Z" w16du:dateUtc="2026-04-21T15:28:00Z">
        <w:r w:rsidR="00887197" w:rsidRPr="00887197">
          <w:rPr>
            <w:snapToGrid w:val="0"/>
            <w:kern w:val="4"/>
            <w:sz w:val="28"/>
            <w:u w:val="single"/>
            <w:rPrChange w:id="5" w:author="yafei li" w:date="2026-04-21T23:28:00Z" w16du:dateUtc="2026-04-21T15:28:00Z">
              <w:rPr>
                <w:snapToGrid w:val="0"/>
                <w:kern w:val="4"/>
                <w:sz w:val="28"/>
              </w:rPr>
            </w:rPrChange>
          </w:rPr>
          <w:t xml:space="preserve"> </w:t>
        </w:r>
      </w:ins>
      <w:del w:id="6" w:author="yafei li" w:date="2026-04-21T23:28:00Z" w16du:dateUtc="2026-04-21T15:28:00Z">
        <w:r w:rsidRPr="00887197" w:rsidDel="00887197">
          <w:rPr>
            <w:rFonts w:hint="eastAsia"/>
            <w:snapToGrid w:val="0"/>
            <w:kern w:val="4"/>
            <w:sz w:val="28"/>
            <w:u w:val="single"/>
            <w:rPrChange w:id="7" w:author="yafei li" w:date="2026-04-21T23:28:00Z" w16du:dateUtc="2026-04-21T15:28:00Z">
              <w:rPr>
                <w:rFonts w:hint="eastAsia"/>
                <w:snapToGrid w:val="0"/>
                <w:kern w:val="4"/>
                <w:sz w:val="28"/>
              </w:rPr>
            </w:rPrChange>
          </w:rPr>
          <w:delText>＿＿</w:delText>
        </w:r>
      </w:del>
      <w:r w:rsidR="00070A87" w:rsidRPr="00887197">
        <w:rPr>
          <w:rFonts w:hint="eastAsia"/>
          <w:sz w:val="28"/>
          <w:u w:val="single"/>
        </w:rPr>
        <w:tab/>
      </w:r>
      <w:ins w:id="8" w:author="yafei li" w:date="2026-04-21T23:28:00Z" w16du:dateUtc="2026-04-21T15:28:00Z">
        <w:r w:rsidR="00887197" w:rsidRPr="00887197">
          <w:rPr>
            <w:rFonts w:hint="eastAsia"/>
            <w:sz w:val="28"/>
            <w:u w:val="single"/>
          </w:rPr>
          <w:t xml:space="preserve"> </w:t>
        </w:r>
      </w:ins>
      <w:r w:rsidR="00070A87">
        <w:rPr>
          <w:rFonts w:hint="eastAsia"/>
          <w:sz w:val="28"/>
          <w:u w:val="single"/>
        </w:rPr>
        <w:t>电子信息硕士</w:t>
      </w:r>
      <w:r w:rsidR="00070A87">
        <w:rPr>
          <w:rFonts w:hint="eastAsia"/>
          <w:sz w:val="28"/>
          <w:u w:val="single"/>
        </w:rPr>
        <w:tab/>
      </w:r>
      <w:ins w:id="9" w:author="yafei li" w:date="2026-04-21T23:28:00Z" w16du:dateUtc="2026-04-21T15:28:00Z">
        <w:r w:rsidR="00887197">
          <w:rPr>
            <w:rFonts w:hint="eastAsia"/>
            <w:sz w:val="28"/>
            <w:u w:val="single"/>
          </w:rPr>
          <w:t xml:space="preserve">   </w:t>
        </w:r>
      </w:ins>
    </w:p>
    <w:p w14:paraId="2B0903FC" w14:textId="77777777" w:rsidR="008E534C" w:rsidRDefault="008E534C" w:rsidP="008E534C">
      <w:pPr>
        <w:snapToGrid w:val="0"/>
        <w:spacing w:line="500" w:lineRule="exact"/>
        <w:ind w:left="2700"/>
        <w:rPr>
          <w:snapToGrid w:val="0"/>
          <w:sz w:val="28"/>
        </w:rPr>
      </w:pPr>
    </w:p>
    <w:p w14:paraId="13EAAEFE" w14:textId="690D230A" w:rsidR="008E534C" w:rsidRDefault="008E534C" w:rsidP="008E534C">
      <w:pPr>
        <w:snapToGrid w:val="0"/>
        <w:spacing w:line="500" w:lineRule="exact"/>
        <w:ind w:left="2700"/>
        <w:rPr>
          <w:spacing w:val="40"/>
          <w:kern w:val="10"/>
          <w:sz w:val="28"/>
        </w:rPr>
      </w:pPr>
      <w:r>
        <w:rPr>
          <w:rFonts w:hint="eastAsia"/>
          <w:snapToGrid w:val="0"/>
          <w:spacing w:val="40"/>
          <w:kern w:val="10"/>
          <w:sz w:val="28"/>
        </w:rPr>
        <w:t xml:space="preserve">专业领域   </w:t>
      </w:r>
      <w:ins w:id="10" w:author="yafei li" w:date="2026-04-21T23:28:00Z" w16du:dateUtc="2026-04-21T15:28:00Z">
        <w:r w:rsidR="00887197" w:rsidRPr="00887197">
          <w:rPr>
            <w:snapToGrid w:val="0"/>
            <w:spacing w:val="40"/>
            <w:kern w:val="10"/>
            <w:sz w:val="28"/>
            <w:u w:val="single"/>
            <w:rPrChange w:id="11" w:author="yafei li" w:date="2026-04-21T23:28:00Z" w16du:dateUtc="2026-04-21T15:28:00Z">
              <w:rPr>
                <w:snapToGrid w:val="0"/>
                <w:spacing w:val="40"/>
                <w:kern w:val="10"/>
                <w:sz w:val="28"/>
              </w:rPr>
            </w:rPrChange>
          </w:rPr>
          <w:t xml:space="preserve">  </w:t>
        </w:r>
      </w:ins>
      <w:del w:id="12" w:author="yafei li" w:date="2026-04-21T23:28:00Z" w16du:dateUtc="2026-04-21T15:28:00Z">
        <w:r w:rsidR="00070A87" w:rsidRPr="00887197" w:rsidDel="00887197">
          <w:rPr>
            <w:rFonts w:hint="eastAsia"/>
            <w:snapToGrid w:val="0"/>
            <w:kern w:val="4"/>
            <w:sz w:val="28"/>
            <w:u w:val="single"/>
            <w:rPrChange w:id="13" w:author="yafei li" w:date="2026-04-21T23:28:00Z" w16du:dateUtc="2026-04-21T15:28:00Z">
              <w:rPr>
                <w:rFonts w:hint="eastAsia"/>
                <w:snapToGrid w:val="0"/>
                <w:kern w:val="4"/>
                <w:sz w:val="28"/>
              </w:rPr>
            </w:rPrChange>
          </w:rPr>
          <w:delText>＿＿</w:delText>
        </w:r>
      </w:del>
      <w:r w:rsidR="00070A87">
        <w:rPr>
          <w:rFonts w:hint="eastAsia"/>
          <w:sz w:val="28"/>
          <w:u w:val="single"/>
        </w:rPr>
        <w:tab/>
        <w:t>软件工程</w:t>
      </w:r>
      <w:r w:rsidR="00070A87">
        <w:rPr>
          <w:rFonts w:hint="eastAsia"/>
          <w:sz w:val="28"/>
          <w:u w:val="single"/>
        </w:rPr>
        <w:tab/>
      </w:r>
      <w:r w:rsidR="00070A87">
        <w:rPr>
          <w:rFonts w:hint="eastAsia"/>
          <w:sz w:val="28"/>
          <w:u w:val="single"/>
        </w:rPr>
        <w:tab/>
      </w:r>
      <w:r w:rsidR="00070A87">
        <w:rPr>
          <w:rFonts w:hint="eastAsia"/>
          <w:sz w:val="28"/>
          <w:u w:val="single"/>
        </w:rPr>
        <w:tab/>
      </w:r>
    </w:p>
    <w:p w14:paraId="2D4814F3" w14:textId="77777777" w:rsidR="008E534C" w:rsidRDefault="008E534C" w:rsidP="008E534C">
      <w:pPr>
        <w:snapToGrid w:val="0"/>
        <w:spacing w:line="500" w:lineRule="exact"/>
        <w:ind w:left="2700"/>
        <w:rPr>
          <w:sz w:val="28"/>
        </w:rPr>
      </w:pPr>
    </w:p>
    <w:p w14:paraId="41587D7A" w14:textId="01AE8BEC" w:rsidR="008E534C" w:rsidRDefault="008E534C" w:rsidP="008E534C">
      <w:pPr>
        <w:snapToGrid w:val="0"/>
        <w:spacing w:line="500" w:lineRule="exact"/>
        <w:ind w:left="2700"/>
        <w:rPr>
          <w:sz w:val="28"/>
        </w:rPr>
      </w:pPr>
      <w:r>
        <w:rPr>
          <w:rFonts w:hint="eastAsia"/>
          <w:sz w:val="28"/>
        </w:rPr>
        <w:t xml:space="preserve">研究生姓名　</w:t>
      </w:r>
      <w:ins w:id="14" w:author="yafei li" w:date="2026-04-21T23:27:00Z" w16du:dateUtc="2026-04-21T15:27:00Z">
        <w:r w:rsidR="00887197">
          <w:rPr>
            <w:rFonts w:hint="eastAsia"/>
            <w:sz w:val="28"/>
          </w:rPr>
          <w:t xml:space="preserve">   </w:t>
        </w:r>
        <w:r w:rsidR="00887197" w:rsidRPr="00887197">
          <w:rPr>
            <w:sz w:val="28"/>
            <w:u w:val="single"/>
            <w:rPrChange w:id="15" w:author="yafei li" w:date="2026-04-21T23:27:00Z" w16du:dateUtc="2026-04-21T15:27:00Z">
              <w:rPr>
                <w:sz w:val="28"/>
              </w:rPr>
            </w:rPrChange>
          </w:rPr>
          <w:t xml:space="preserve">      </w:t>
        </w:r>
      </w:ins>
      <w:del w:id="16" w:author="yafei li" w:date="2026-04-21T23:27:00Z" w16du:dateUtc="2026-04-21T15:27:00Z">
        <w:r w:rsidDel="00887197">
          <w:rPr>
            <w:rFonts w:hint="eastAsia"/>
            <w:sz w:val="28"/>
            <w:u w:val="single"/>
          </w:rPr>
          <w:delText>＿＿＿</w:delText>
        </w:r>
      </w:del>
      <w:del w:id="17" w:author="yafei li" w:date="2026-04-21T23:19:00Z" w16du:dateUtc="2026-04-21T15:19:00Z">
        <w:r w:rsidR="00F01E2F" w:rsidDel="006B7122">
          <w:rPr>
            <w:rFonts w:hint="eastAsia"/>
            <w:sz w:val="28"/>
            <w:u w:val="single"/>
          </w:rPr>
          <w:delText>李雅扉</w:delText>
        </w:r>
      </w:del>
      <w:del w:id="18" w:author="yafei li" w:date="2026-04-21T23:27:00Z" w16du:dateUtc="2026-04-21T15:27:00Z">
        <w:r w:rsidDel="00887197">
          <w:rPr>
            <w:rFonts w:hint="eastAsia"/>
            <w:sz w:val="28"/>
            <w:u w:val="single"/>
          </w:rPr>
          <w:delText>＿</w:delText>
        </w:r>
      </w:del>
      <w:ins w:id="19" w:author="yafei li" w:date="2026-04-21T23:19:00Z" w16du:dateUtc="2026-04-21T15:19:00Z">
        <w:r w:rsidR="006B7122">
          <w:rPr>
            <w:rFonts w:hint="eastAsia"/>
            <w:sz w:val="28"/>
            <w:u w:val="single"/>
          </w:rPr>
          <w:t>李雅扉</w:t>
        </w:r>
      </w:ins>
      <w:ins w:id="20" w:author="yafei li" w:date="2026-04-21T23:27:00Z" w16du:dateUtc="2026-04-21T15:27:00Z">
        <w:r w:rsidR="00887197">
          <w:rPr>
            <w:rFonts w:hint="eastAsia"/>
            <w:sz w:val="28"/>
            <w:u w:val="single"/>
          </w:rPr>
          <w:t xml:space="preserve">        </w:t>
        </w:r>
      </w:ins>
      <w:del w:id="21" w:author="yafei li" w:date="2026-04-21T23:27:00Z" w16du:dateUtc="2026-04-21T15:27:00Z">
        <w:r w:rsidDel="00887197">
          <w:rPr>
            <w:rFonts w:hint="eastAsia"/>
            <w:sz w:val="28"/>
            <w:u w:val="single"/>
          </w:rPr>
          <w:delText>＿＿＿＿</w:delText>
        </w:r>
      </w:del>
    </w:p>
    <w:p w14:paraId="7AD28AEE" w14:textId="77777777" w:rsidR="008E534C" w:rsidRDefault="008E534C" w:rsidP="008E534C">
      <w:pPr>
        <w:snapToGrid w:val="0"/>
        <w:spacing w:line="500" w:lineRule="exact"/>
        <w:ind w:left="2700"/>
        <w:rPr>
          <w:sz w:val="28"/>
        </w:rPr>
      </w:pPr>
    </w:p>
    <w:p w14:paraId="7A28D5F3" w14:textId="64602DDE" w:rsidR="008E534C" w:rsidRDefault="008E534C" w:rsidP="008E534C">
      <w:pPr>
        <w:snapToGrid w:val="0"/>
        <w:spacing w:line="500" w:lineRule="exact"/>
        <w:ind w:left="2700"/>
        <w:rPr>
          <w:sz w:val="28"/>
        </w:rPr>
      </w:pPr>
      <w:r>
        <w:rPr>
          <w:rFonts w:hint="eastAsia"/>
          <w:sz w:val="28"/>
        </w:rPr>
        <w:t>指导教师（校内）</w:t>
      </w:r>
      <w:r w:rsidRPr="00887197">
        <w:rPr>
          <w:rFonts w:hint="eastAsia"/>
          <w:sz w:val="28"/>
          <w:u w:val="single"/>
        </w:rPr>
        <w:tab/>
      </w:r>
      <w:r w:rsidRPr="00887197">
        <w:rPr>
          <w:rFonts w:hint="eastAsia"/>
          <w:sz w:val="28"/>
          <w:u w:val="single"/>
        </w:rPr>
        <w:tab/>
      </w:r>
      <w:ins w:id="22" w:author="liyafei06" w:date="2026-07-05T19:26:00Z" w16du:dateUtc="2026-07-05T11:26:00Z">
        <w:r w:rsidR="00D85D60">
          <w:rPr>
            <w:rFonts w:hint="eastAsia"/>
            <w:sz w:val="28"/>
            <w:u w:val="single"/>
          </w:rPr>
          <w:t xml:space="preserve">  </w:t>
        </w:r>
      </w:ins>
      <w:ins w:id="23" w:author="liyafei06" w:date="2026-07-05T19:27:00Z" w16du:dateUtc="2026-07-05T11:27:00Z">
        <w:r w:rsidR="00D85D60">
          <w:rPr>
            <w:rFonts w:hint="eastAsia"/>
            <w:sz w:val="28"/>
            <w:u w:val="single"/>
          </w:rPr>
          <w:t xml:space="preserve"> </w:t>
        </w:r>
      </w:ins>
      <w:del w:id="24" w:author="liyafei06" w:date="2026-07-05T19:26:00Z" w16du:dateUtc="2026-07-05T11:26:00Z">
        <w:r w:rsidRPr="00887197" w:rsidDel="00D85D60">
          <w:rPr>
            <w:rFonts w:hint="eastAsia"/>
            <w:sz w:val="28"/>
            <w:u w:val="single"/>
          </w:rPr>
          <w:tab/>
        </w:r>
      </w:del>
      <w:ins w:id="25" w:author="liyafei06" w:date="2026-07-05T19:26:00Z" w16du:dateUtc="2026-07-05T11:26:00Z">
        <w:r w:rsidR="00D85D60">
          <w:rPr>
            <w:rFonts w:hint="eastAsia"/>
            <w:sz w:val="28"/>
            <w:u w:val="single"/>
          </w:rPr>
          <w:t>沈典</w:t>
        </w:r>
      </w:ins>
      <w:ins w:id="26" w:author="yafei li" w:date="2026-04-22T00:50:00Z" w16du:dateUtc="2026-04-21T16:50:00Z">
        <w:r w:rsidR="007932CE">
          <w:rPr>
            <w:rFonts w:hint="eastAsia"/>
            <w:color w:val="000000" w:themeColor="text1"/>
            <w:sz w:val="28"/>
            <w:u w:val="single"/>
          </w:rPr>
          <w:t xml:space="preserve">   </w:t>
        </w:r>
        <w:del w:id="27" w:author="liyafei06" w:date="2026-07-05T19:26:00Z" w16du:dateUtc="2026-07-05T11:26:00Z">
          <w:r w:rsidR="007932CE" w:rsidDel="00D85D60">
            <w:rPr>
              <w:rFonts w:hint="eastAsia"/>
              <w:color w:val="000000" w:themeColor="text1"/>
              <w:sz w:val="28"/>
              <w:u w:val="single"/>
            </w:rPr>
            <w:delText xml:space="preserve"> </w:delText>
          </w:r>
        </w:del>
      </w:ins>
      <w:r w:rsidRPr="00887197">
        <w:rPr>
          <w:rFonts w:hint="eastAsia"/>
          <w:sz w:val="28"/>
          <w:u w:val="single"/>
        </w:rPr>
        <w:tab/>
      </w:r>
      <w:del w:id="28" w:author="liyafei06" w:date="2026-07-05T19:26:00Z" w16du:dateUtc="2026-07-05T11:26:00Z">
        <w:r w:rsidRPr="00887197" w:rsidDel="00D85D60">
          <w:rPr>
            <w:rFonts w:hint="eastAsia"/>
            <w:sz w:val="28"/>
            <w:u w:val="single"/>
          </w:rPr>
          <w:tab/>
        </w:r>
      </w:del>
      <w:ins w:id="29" w:author="yafei li" w:date="2026-04-21T23:27:00Z" w16du:dateUtc="2026-04-21T15:27:00Z">
        <w:r w:rsidR="00887197">
          <w:rPr>
            <w:rFonts w:hint="eastAsia"/>
            <w:sz w:val="28"/>
            <w:u w:val="single"/>
          </w:rPr>
          <w:t xml:space="preserve">   </w:t>
        </w:r>
      </w:ins>
      <w:del w:id="30" w:author="yafei li" w:date="2026-04-21T23:27:00Z" w16du:dateUtc="2026-04-21T15:27:00Z">
        <w:r w:rsidRPr="00887197" w:rsidDel="00887197">
          <w:rPr>
            <w:rFonts w:hint="eastAsia"/>
            <w:sz w:val="28"/>
            <w:u w:val="single"/>
          </w:rPr>
          <w:delText>＿</w:delText>
        </w:r>
        <w:r w:rsidDel="00887197">
          <w:rPr>
            <w:rFonts w:hint="eastAsia"/>
            <w:sz w:val="28"/>
            <w:u w:val="single"/>
          </w:rPr>
          <w:delText>＿</w:delText>
        </w:r>
      </w:del>
    </w:p>
    <w:p w14:paraId="0BA4D779" w14:textId="77777777" w:rsidR="008E534C" w:rsidRDefault="008E534C" w:rsidP="008E534C">
      <w:pPr>
        <w:snapToGrid w:val="0"/>
        <w:spacing w:line="500" w:lineRule="exact"/>
        <w:ind w:left="2700"/>
        <w:rPr>
          <w:sz w:val="28"/>
        </w:rPr>
      </w:pPr>
    </w:p>
    <w:p w14:paraId="4DEAEABD" w14:textId="0BB81B3D" w:rsidR="008E534C" w:rsidRDefault="008E534C" w:rsidP="008E534C">
      <w:pPr>
        <w:snapToGrid w:val="0"/>
        <w:spacing w:line="500" w:lineRule="exact"/>
        <w:ind w:left="2700"/>
        <w:rPr>
          <w:sz w:val="28"/>
        </w:rPr>
      </w:pPr>
      <w:r>
        <w:rPr>
          <w:rFonts w:hint="eastAsia"/>
          <w:sz w:val="28"/>
        </w:rPr>
        <w:t>指导教师（校外）</w:t>
      </w:r>
      <w:r>
        <w:rPr>
          <w:rFonts w:hint="eastAsia"/>
          <w:sz w:val="28"/>
          <w:u w:val="single"/>
        </w:rPr>
        <w:tab/>
      </w:r>
      <w:r>
        <w:rPr>
          <w:rFonts w:hint="eastAsia"/>
          <w:sz w:val="28"/>
          <w:u w:val="single"/>
        </w:rPr>
        <w:tab/>
      </w:r>
      <w:ins w:id="31" w:author="liyafei06" w:date="2026-07-05T19:26:00Z" w16du:dateUtc="2026-07-05T11:26:00Z">
        <w:r w:rsidR="00D85D60">
          <w:rPr>
            <w:rFonts w:hint="eastAsia"/>
            <w:sz w:val="28"/>
            <w:u w:val="single"/>
          </w:rPr>
          <w:t xml:space="preserve"> </w:t>
        </w:r>
      </w:ins>
      <w:ins w:id="32" w:author="liyafei06" w:date="2026-07-05T19:27:00Z" w16du:dateUtc="2026-07-05T11:27:00Z">
        <w:r w:rsidR="00D85D60">
          <w:rPr>
            <w:rFonts w:hint="eastAsia"/>
            <w:sz w:val="28"/>
            <w:u w:val="single"/>
          </w:rPr>
          <w:t xml:space="preserve"> </w:t>
        </w:r>
      </w:ins>
      <w:del w:id="33" w:author="liyafei06" w:date="2026-07-05T19:26:00Z" w16du:dateUtc="2026-07-05T11:26:00Z">
        <w:r w:rsidDel="00D85D60">
          <w:rPr>
            <w:rFonts w:hint="eastAsia"/>
            <w:sz w:val="28"/>
            <w:u w:val="single"/>
          </w:rPr>
          <w:tab/>
        </w:r>
      </w:del>
      <w:ins w:id="34" w:author="liyafei06" w:date="2026-07-05T19:26:00Z" w16du:dateUtc="2026-07-05T11:26:00Z">
        <w:r w:rsidR="00D85D60">
          <w:rPr>
            <w:rFonts w:hint="eastAsia"/>
            <w:sz w:val="28"/>
            <w:u w:val="single"/>
          </w:rPr>
          <w:t>宋明哲</w:t>
        </w:r>
      </w:ins>
      <w:r w:rsidR="00C67AF9">
        <w:rPr>
          <w:rFonts w:hint="eastAsia"/>
          <w:sz w:val="28"/>
          <w:u w:val="single"/>
        </w:rPr>
        <w:t xml:space="preserve"> </w:t>
      </w:r>
      <w:r w:rsidR="00C67AF9">
        <w:rPr>
          <w:sz w:val="28"/>
          <w:u w:val="single"/>
        </w:rPr>
        <w:t xml:space="preserve">     </w:t>
      </w:r>
      <w:del w:id="35" w:author="liyafei06" w:date="2026-07-05T19:26:00Z" w16du:dateUtc="2026-07-05T11:26:00Z">
        <w:r w:rsidR="00C67AF9" w:rsidDel="00D85D60">
          <w:rPr>
            <w:sz w:val="28"/>
            <w:u w:val="single"/>
          </w:rPr>
          <w:delText xml:space="preserve"> </w:delText>
        </w:r>
        <w:r w:rsidDel="00D85D60">
          <w:rPr>
            <w:rFonts w:hint="eastAsia"/>
            <w:sz w:val="28"/>
            <w:u w:val="single"/>
          </w:rPr>
          <w:tab/>
        </w:r>
      </w:del>
      <w:r>
        <w:rPr>
          <w:rFonts w:hint="eastAsia"/>
          <w:sz w:val="28"/>
          <w:u w:val="single"/>
        </w:rPr>
        <w:tab/>
      </w:r>
    </w:p>
    <w:p w14:paraId="483C2DD3" w14:textId="77777777" w:rsidR="008E534C" w:rsidRDefault="008E534C" w:rsidP="008E534C">
      <w:pPr>
        <w:snapToGrid w:val="0"/>
        <w:spacing w:line="500" w:lineRule="exact"/>
        <w:ind w:left="2700"/>
        <w:rPr>
          <w:sz w:val="28"/>
        </w:rPr>
      </w:pPr>
    </w:p>
    <w:p w14:paraId="47B6D756" w14:textId="6A7AE598" w:rsidR="008E534C" w:rsidRDefault="008E534C" w:rsidP="008E534C">
      <w:pPr>
        <w:snapToGrid w:val="0"/>
        <w:spacing w:line="500" w:lineRule="exact"/>
        <w:ind w:left="2700"/>
        <w:rPr>
          <w:sz w:val="28"/>
        </w:rPr>
      </w:pPr>
      <w:r>
        <w:rPr>
          <w:rFonts w:hint="eastAsia"/>
          <w:sz w:val="28"/>
        </w:rPr>
        <w:t>开题报告日期</w:t>
      </w:r>
      <w:r>
        <w:rPr>
          <w:rFonts w:hint="eastAsia"/>
          <w:sz w:val="28"/>
          <w:u w:val="single"/>
        </w:rPr>
        <w:tab/>
      </w:r>
      <w:r>
        <w:rPr>
          <w:rFonts w:hint="eastAsia"/>
          <w:sz w:val="28"/>
          <w:u w:val="single"/>
        </w:rPr>
        <w:tab/>
      </w:r>
      <w:ins w:id="36" w:author="yafei li" w:date="2026-04-21T23:29:00Z" w16du:dateUtc="2026-04-21T15:29:00Z">
        <w:r w:rsidR="00887197">
          <w:rPr>
            <w:rFonts w:hint="eastAsia"/>
            <w:sz w:val="28"/>
            <w:u w:val="single"/>
          </w:rPr>
          <w:t xml:space="preserve">  </w:t>
        </w:r>
      </w:ins>
      <w:r w:rsidR="00070A87">
        <w:rPr>
          <w:rFonts w:hint="eastAsia"/>
          <w:sz w:val="28"/>
          <w:u w:val="single"/>
        </w:rPr>
        <w:t>202</w:t>
      </w:r>
      <w:r w:rsidR="00F01E2F">
        <w:rPr>
          <w:rFonts w:hint="eastAsia"/>
          <w:sz w:val="28"/>
          <w:u w:val="single"/>
        </w:rPr>
        <w:t>6</w:t>
      </w:r>
      <w:r w:rsidR="00070A87">
        <w:rPr>
          <w:rFonts w:hint="eastAsia"/>
          <w:sz w:val="28"/>
          <w:u w:val="single"/>
        </w:rPr>
        <w:t>年4月</w:t>
      </w:r>
      <w:r>
        <w:rPr>
          <w:rFonts w:hint="eastAsia"/>
          <w:sz w:val="28"/>
          <w:u w:val="single"/>
        </w:rPr>
        <w:tab/>
      </w:r>
      <w:r>
        <w:rPr>
          <w:rFonts w:hint="eastAsia"/>
          <w:sz w:val="28"/>
          <w:u w:val="single"/>
        </w:rPr>
        <w:tab/>
      </w:r>
      <w:del w:id="37" w:author="yafei li" w:date="2026-04-21T23:29:00Z" w16du:dateUtc="2026-04-21T15:29:00Z">
        <w:r w:rsidDel="00887197">
          <w:rPr>
            <w:rFonts w:hint="eastAsia"/>
            <w:sz w:val="28"/>
            <w:u w:val="single"/>
          </w:rPr>
          <w:tab/>
        </w:r>
        <w:r w:rsidDel="00887197">
          <w:rPr>
            <w:rFonts w:hint="eastAsia"/>
            <w:sz w:val="28"/>
            <w:u w:val="single"/>
          </w:rPr>
          <w:tab/>
        </w:r>
      </w:del>
    </w:p>
    <w:p w14:paraId="4C6FD65C" w14:textId="77777777" w:rsidR="008E534C" w:rsidRDefault="008E534C" w:rsidP="008E534C">
      <w:pPr>
        <w:snapToGrid w:val="0"/>
        <w:spacing w:line="500" w:lineRule="exact"/>
        <w:ind w:left="2700"/>
        <w:rPr>
          <w:sz w:val="28"/>
          <w:u w:val="single"/>
        </w:rPr>
      </w:pPr>
    </w:p>
    <w:p w14:paraId="797F5246" w14:textId="77777777" w:rsidR="008E534C" w:rsidRDefault="008E534C" w:rsidP="008E534C">
      <w:pPr>
        <w:snapToGrid w:val="0"/>
        <w:spacing w:line="440" w:lineRule="exact"/>
        <w:rPr>
          <w:sz w:val="28"/>
        </w:rPr>
      </w:pPr>
    </w:p>
    <w:p w14:paraId="248432E1" w14:textId="77777777" w:rsidR="008E534C" w:rsidRDefault="008E534C" w:rsidP="008E534C">
      <w:pPr>
        <w:snapToGrid w:val="0"/>
        <w:spacing w:line="440" w:lineRule="exact"/>
        <w:rPr>
          <w:sz w:val="28"/>
        </w:rPr>
      </w:pPr>
    </w:p>
    <w:p w14:paraId="7EA0A758" w14:textId="77777777" w:rsidR="008E534C" w:rsidRDefault="008E534C" w:rsidP="008E534C">
      <w:pPr>
        <w:snapToGrid w:val="0"/>
        <w:spacing w:line="440" w:lineRule="exact"/>
        <w:rPr>
          <w:sz w:val="28"/>
        </w:rPr>
      </w:pPr>
    </w:p>
    <w:p w14:paraId="7440D15A" w14:textId="77777777" w:rsidR="008E534C" w:rsidRDefault="008E534C" w:rsidP="008E534C">
      <w:pPr>
        <w:snapToGrid w:val="0"/>
        <w:spacing w:line="440" w:lineRule="exact"/>
        <w:rPr>
          <w:sz w:val="28"/>
        </w:rPr>
      </w:pPr>
    </w:p>
    <w:p w14:paraId="75AC6998" w14:textId="77777777" w:rsidR="008E534C" w:rsidRDefault="008E534C" w:rsidP="008E534C">
      <w:pPr>
        <w:snapToGrid w:val="0"/>
        <w:spacing w:before="360" w:after="360"/>
        <w:jc w:val="center"/>
        <w:rPr>
          <w:sz w:val="32"/>
          <w:szCs w:val="32"/>
        </w:rPr>
      </w:pPr>
      <w:r>
        <w:rPr>
          <w:rFonts w:hint="eastAsia"/>
          <w:sz w:val="32"/>
          <w:szCs w:val="32"/>
        </w:rPr>
        <w:t>东南大学研究生院制表</w:t>
      </w:r>
    </w:p>
    <w:p w14:paraId="725BEED1" w14:textId="77777777" w:rsidR="009B6968" w:rsidRPr="008E534C" w:rsidRDefault="009B6968">
      <w:pPr>
        <w:snapToGrid w:val="0"/>
        <w:spacing w:before="360" w:after="360"/>
        <w:rPr>
          <w:sz w:val="44"/>
          <w:szCs w:val="44"/>
        </w:rPr>
      </w:pPr>
    </w:p>
    <w:p w14:paraId="4BE5B8D8" w14:textId="77777777" w:rsidR="009B6968" w:rsidRDefault="009B6968">
      <w:pPr>
        <w:snapToGrid w:val="0"/>
        <w:spacing w:before="360" w:after="360"/>
        <w:rPr>
          <w:sz w:val="44"/>
          <w:szCs w:val="44"/>
        </w:rPr>
      </w:pPr>
    </w:p>
    <w:p w14:paraId="46F1061E" w14:textId="77777777" w:rsidR="009B6968" w:rsidRDefault="009B6968">
      <w:pPr>
        <w:snapToGrid w:val="0"/>
        <w:spacing w:before="360" w:after="360"/>
        <w:ind w:firstLineChars="800" w:firstLine="3520"/>
        <w:rPr>
          <w:sz w:val="44"/>
          <w:szCs w:val="44"/>
        </w:rPr>
      </w:pPr>
    </w:p>
    <w:p w14:paraId="278489F6" w14:textId="77777777" w:rsidR="009B6968" w:rsidRDefault="009B6968">
      <w:pPr>
        <w:snapToGrid w:val="0"/>
        <w:spacing w:before="360" w:after="360"/>
        <w:ind w:firstLineChars="800" w:firstLine="3520"/>
        <w:rPr>
          <w:rFonts w:ascii="方正小标宋简体" w:eastAsia="方正小标宋简体"/>
          <w:sz w:val="44"/>
        </w:rPr>
      </w:pPr>
      <w:r>
        <w:rPr>
          <w:rFonts w:hint="eastAsia"/>
          <w:sz w:val="44"/>
          <w:szCs w:val="44"/>
        </w:rPr>
        <w:t>填</w:t>
      </w:r>
      <w:r>
        <w:rPr>
          <w:rFonts w:ascii="方正小标宋简体" w:eastAsia="方正小标宋简体" w:hint="eastAsia"/>
          <w:sz w:val="44"/>
          <w:szCs w:val="44"/>
        </w:rPr>
        <w:t xml:space="preserve"> </w:t>
      </w:r>
      <w:r w:rsidRPr="0030449F">
        <w:rPr>
          <w:rFonts w:hint="eastAsia"/>
          <w:sz w:val="44"/>
          <w:szCs w:val="44"/>
          <w:rPrChange w:id="38" w:author="yafei li" w:date="2026-04-21T23:29:00Z" w16du:dateUtc="2026-04-21T15:29:00Z">
            <w:rPr>
              <w:rFonts w:ascii="方正小标宋简体" w:eastAsia="方正小标宋简体" w:hint="eastAsia"/>
              <w:sz w:val="44"/>
            </w:rPr>
          </w:rPrChange>
        </w:rPr>
        <w:t>表</w:t>
      </w:r>
      <w:r w:rsidRPr="0030449F">
        <w:rPr>
          <w:sz w:val="44"/>
          <w:szCs w:val="44"/>
          <w:rPrChange w:id="39" w:author="yafei li" w:date="2026-04-21T23:29:00Z" w16du:dateUtc="2026-04-21T15:29:00Z">
            <w:rPr>
              <w:rFonts w:ascii="方正小标宋简体" w:eastAsia="方正小标宋简体"/>
              <w:sz w:val="44"/>
            </w:rPr>
          </w:rPrChange>
        </w:rPr>
        <w:t xml:space="preserve"> 须 知</w:t>
      </w:r>
    </w:p>
    <w:p w14:paraId="22AD6CC6" w14:textId="77777777" w:rsidR="009B6968" w:rsidRDefault="009B6968">
      <w:pPr>
        <w:numPr>
          <w:ilvl w:val="0"/>
          <w:numId w:val="1"/>
        </w:numPr>
        <w:tabs>
          <w:tab w:val="left" w:pos="780"/>
        </w:tabs>
        <w:spacing w:line="360" w:lineRule="auto"/>
      </w:pPr>
      <w:r>
        <w:rPr>
          <w:rFonts w:hint="eastAsia"/>
        </w:rPr>
        <w:t>论文开题报告由研究生本人向审议小组报告并听取意见后，由研究生本人填写此表。</w:t>
      </w:r>
    </w:p>
    <w:p w14:paraId="7232A990" w14:textId="77777777" w:rsidR="009B6968" w:rsidRDefault="009B6968">
      <w:pPr>
        <w:numPr>
          <w:ilvl w:val="0"/>
          <w:numId w:val="1"/>
        </w:numPr>
        <w:tabs>
          <w:tab w:val="left" w:pos="780"/>
        </w:tabs>
        <w:spacing w:line="360" w:lineRule="auto"/>
      </w:pPr>
      <w:r>
        <w:rPr>
          <w:rFonts w:hint="eastAsia"/>
        </w:rPr>
        <w:t>论文开题报告填写完成后，必须经导师审批，通过后方能提交。</w:t>
      </w:r>
    </w:p>
    <w:p w14:paraId="1C9FFE03" w14:textId="77777777" w:rsidR="009B6968" w:rsidRDefault="009B6968">
      <w:pPr>
        <w:spacing w:line="360" w:lineRule="auto"/>
        <w:ind w:leftChars="100" w:left="240" w:firstLineChars="100" w:firstLine="240"/>
      </w:pPr>
      <w:r>
        <w:rPr>
          <w:rFonts w:hint="eastAsia"/>
        </w:rPr>
        <w:t>3、博士生应在第四学期内、硕士生应在第三学期内完成此开题报告。开题报告经研究生秘书在网上审核确认（硕士生至少半年、博士生至少一年）后方可申请答辩。</w:t>
      </w:r>
    </w:p>
    <w:p w14:paraId="40E086F1" w14:textId="77777777" w:rsidR="009B6968" w:rsidRDefault="009B6968">
      <w:pPr>
        <w:spacing w:line="360" w:lineRule="auto"/>
        <w:ind w:leftChars="100" w:left="240" w:firstLineChars="100" w:firstLine="240"/>
      </w:pPr>
      <w:r>
        <w:rPr>
          <w:rFonts w:hint="eastAsia"/>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00A59AD4" w14:textId="77777777" w:rsidR="009B6968" w:rsidRDefault="009B6968">
      <w:pPr>
        <w:spacing w:line="360" w:lineRule="auto"/>
        <w:ind w:leftChars="100" w:left="240" w:firstLineChars="100" w:firstLine="240"/>
      </w:pPr>
      <w:r>
        <w:rPr>
          <w:rFonts w:hint="eastAsia"/>
        </w:rPr>
        <w:t>5、本表一式两份，一份研究生自留放入本人“研究生档案材料袋”；一份由院（系、所）保存并归入院（系、所）研究生教学档案。</w:t>
      </w:r>
    </w:p>
    <w:p w14:paraId="6C31713C" w14:textId="77777777" w:rsidR="009B6968" w:rsidRDefault="009B6968">
      <w:pPr>
        <w:ind w:firstLineChars="200" w:firstLine="480"/>
        <w:rPr>
          <w:b/>
          <w:bCs/>
          <w:szCs w:val="21"/>
        </w:rPr>
      </w:pPr>
      <w:r>
        <w:rPr>
          <w:rFonts w:hint="eastAsia"/>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3FD1E9CF" w14:textId="77777777" w:rsidR="009B6968" w:rsidRDefault="009B6968">
      <w:pPr>
        <w:spacing w:line="360" w:lineRule="auto"/>
        <w:ind w:leftChars="67" w:left="161" w:firstLineChars="150" w:firstLine="360"/>
      </w:pPr>
      <w:r>
        <w:rPr>
          <w:rFonts w:hint="eastAsia"/>
        </w:rPr>
        <w:t>7、本表下载区：</w:t>
      </w:r>
      <w:r>
        <w:t>http://seugs.seu.edu.cn/3676/list.htm</w:t>
      </w:r>
      <w:r>
        <w:rPr>
          <w:rFonts w:hint="eastAsia"/>
        </w:rPr>
        <w:t xml:space="preserve"> 。本表电子文档打印时用A4纸张，格式不变，内容较多可以加页。</w:t>
      </w:r>
    </w:p>
    <w:p w14:paraId="73037580" w14:textId="77777777" w:rsidR="009B6968" w:rsidRDefault="009B6968">
      <w:pPr>
        <w:ind w:firstLineChars="200" w:firstLine="480"/>
      </w:pPr>
    </w:p>
    <w:p w14:paraId="66BF9E64" w14:textId="77777777" w:rsidR="009B6968" w:rsidRDefault="009B6968"/>
    <w:p w14:paraId="602C5BEF" w14:textId="77777777" w:rsidR="009B6968" w:rsidRDefault="009B6968">
      <w:pPr>
        <w:spacing w:line="400" w:lineRule="exact"/>
        <w:ind w:firstLine="480"/>
        <w:jc w:val="center"/>
      </w:pPr>
    </w:p>
    <w:p w14:paraId="20CFD876" w14:textId="77777777" w:rsidR="009B6968" w:rsidRDefault="009B6968">
      <w:pPr>
        <w:spacing w:line="400" w:lineRule="exact"/>
        <w:ind w:firstLine="480"/>
        <w:jc w:val="center"/>
      </w:pPr>
    </w:p>
    <w:p w14:paraId="60AFEB46" w14:textId="77777777" w:rsidR="009B6968" w:rsidRDefault="009B6968">
      <w:pPr>
        <w:spacing w:line="400" w:lineRule="exact"/>
        <w:ind w:firstLine="480"/>
        <w:jc w:val="center"/>
      </w:pPr>
    </w:p>
    <w:p w14:paraId="57E1D669" w14:textId="77777777" w:rsidR="009B6968" w:rsidRDefault="009B6968">
      <w:pPr>
        <w:spacing w:line="400" w:lineRule="exact"/>
        <w:ind w:firstLine="480"/>
        <w:jc w:val="center"/>
      </w:pPr>
    </w:p>
    <w:p w14:paraId="0DEB6F43" w14:textId="77777777" w:rsidR="009B6968" w:rsidRDefault="009B6968">
      <w:pPr>
        <w:spacing w:line="400" w:lineRule="exact"/>
        <w:ind w:firstLine="480"/>
        <w:jc w:val="center"/>
      </w:pPr>
    </w:p>
    <w:p w14:paraId="3172B517" w14:textId="77777777" w:rsidR="009B6968" w:rsidRDefault="009B6968" w:rsidP="00F56153">
      <w:pPr>
        <w:spacing w:line="400" w:lineRule="exact"/>
      </w:pPr>
    </w:p>
    <w:p w14:paraId="1899F452" w14:textId="77777777" w:rsidR="009B6968" w:rsidRDefault="009B6968">
      <w:pPr>
        <w:spacing w:after="120" w:line="400" w:lineRule="exact"/>
        <w:rPr>
          <w:rFonts w:ascii="黑体" w:eastAsia="黑体"/>
          <w:sz w:val="32"/>
        </w:rPr>
      </w:pPr>
      <w:r>
        <w:rPr>
          <w:rFonts w:ascii="黑体" w:eastAsia="黑体" w:hint="eastAsia"/>
          <w:sz w:val="32"/>
        </w:rPr>
        <w:lastRenderedPageBreak/>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84"/>
        <w:gridCol w:w="724"/>
        <w:gridCol w:w="724"/>
        <w:gridCol w:w="546"/>
        <w:gridCol w:w="820"/>
        <w:gridCol w:w="979"/>
        <w:gridCol w:w="635"/>
        <w:gridCol w:w="1117"/>
        <w:gridCol w:w="946"/>
        <w:gridCol w:w="1853"/>
      </w:tblGrid>
      <w:tr w:rsidR="009B6968" w14:paraId="1CBC8A43" w14:textId="77777777" w:rsidTr="005E5799">
        <w:trPr>
          <w:trHeight w:val="20"/>
          <w:jc w:val="center"/>
        </w:trPr>
        <w:tc>
          <w:tcPr>
            <w:tcW w:w="631" w:type="pct"/>
            <w:vAlign w:val="center"/>
          </w:tcPr>
          <w:p w14:paraId="653EB3C5" w14:textId="77777777" w:rsidR="009B6968" w:rsidRDefault="009B6968">
            <w:pPr>
              <w:spacing w:line="400" w:lineRule="exact"/>
              <w:jc w:val="center"/>
            </w:pPr>
            <w:r>
              <w:rPr>
                <w:rFonts w:hint="eastAsia"/>
              </w:rPr>
              <w:t>论 文                题 目</w:t>
            </w:r>
          </w:p>
        </w:tc>
        <w:tc>
          <w:tcPr>
            <w:tcW w:w="4369" w:type="pct"/>
            <w:gridSpan w:val="9"/>
            <w:vAlign w:val="center"/>
          </w:tcPr>
          <w:p w14:paraId="31837F6F" w14:textId="77777777" w:rsidR="009B6968" w:rsidRDefault="00F01E2F">
            <w:pPr>
              <w:spacing w:line="400" w:lineRule="exact"/>
              <w:jc w:val="center"/>
            </w:pPr>
            <w:r>
              <w:rPr>
                <w:rFonts w:hint="eastAsia"/>
              </w:rPr>
              <w:t>边缘场景下</w:t>
            </w:r>
            <w:r w:rsidR="0095436B">
              <w:rPr>
                <w:rFonts w:hint="eastAsia"/>
              </w:rPr>
              <w:t>容器化</w:t>
            </w:r>
            <w:r>
              <w:rPr>
                <w:rFonts w:hint="eastAsia"/>
              </w:rPr>
              <w:t>分布式推理任务的</w:t>
            </w:r>
            <w:r w:rsidR="002F30C5">
              <w:rPr>
                <w:rFonts w:hint="eastAsia"/>
              </w:rPr>
              <w:t>细粒度</w:t>
            </w:r>
            <w:r>
              <w:rPr>
                <w:rFonts w:hint="eastAsia"/>
              </w:rPr>
              <w:t>资源感知调度机制研究与实现</w:t>
            </w:r>
          </w:p>
        </w:tc>
      </w:tr>
      <w:tr w:rsidR="009B6968" w14:paraId="2B516E0A" w14:textId="77777777" w:rsidTr="005E5799">
        <w:trPr>
          <w:trHeight w:val="20"/>
          <w:jc w:val="center"/>
        </w:trPr>
        <w:tc>
          <w:tcPr>
            <w:tcW w:w="631" w:type="pct"/>
            <w:vAlign w:val="center"/>
          </w:tcPr>
          <w:p w14:paraId="0810E404" w14:textId="77777777" w:rsidR="009B6968" w:rsidRDefault="009B6968">
            <w:pPr>
              <w:spacing w:line="400" w:lineRule="exact"/>
              <w:jc w:val="center"/>
            </w:pPr>
            <w:commentRangeStart w:id="40"/>
            <w:r>
              <w:rPr>
                <w:rFonts w:hint="eastAsia"/>
              </w:rPr>
              <w:t>研 究</w:t>
            </w:r>
          </w:p>
          <w:p w14:paraId="0B081F5C" w14:textId="77777777" w:rsidR="009B6968" w:rsidRDefault="009B6968">
            <w:pPr>
              <w:spacing w:line="400" w:lineRule="exact"/>
              <w:jc w:val="center"/>
            </w:pPr>
            <w:r>
              <w:rPr>
                <w:rFonts w:hint="eastAsia"/>
              </w:rPr>
              <w:t xml:space="preserve">方 </w:t>
            </w:r>
            <w:commentRangeStart w:id="41"/>
            <w:r>
              <w:rPr>
                <w:rFonts w:hint="eastAsia"/>
              </w:rPr>
              <w:t>向</w:t>
            </w:r>
            <w:commentRangeEnd w:id="40"/>
            <w:r w:rsidR="00A22748">
              <w:rPr>
                <w:rStyle w:val="af"/>
                <w:sz w:val="24"/>
                <w:szCs w:val="24"/>
              </w:rPr>
              <w:commentReference w:id="40"/>
            </w:r>
            <w:commentRangeEnd w:id="41"/>
            <w:r w:rsidR="003C610A">
              <w:rPr>
                <w:rStyle w:val="af"/>
                <w:sz w:val="24"/>
                <w:szCs w:val="24"/>
              </w:rPr>
              <w:commentReference w:id="41"/>
            </w:r>
          </w:p>
        </w:tc>
        <w:tc>
          <w:tcPr>
            <w:tcW w:w="4369" w:type="pct"/>
            <w:gridSpan w:val="9"/>
            <w:vAlign w:val="center"/>
          </w:tcPr>
          <w:p w14:paraId="51A7BED9" w14:textId="2BB7BC38" w:rsidR="009B6968" w:rsidRDefault="006B7122">
            <w:pPr>
              <w:spacing w:line="400" w:lineRule="exact"/>
              <w:jc w:val="center"/>
            </w:pPr>
            <w:ins w:id="42" w:author="yafei li" w:date="2026-04-21T23:20:00Z" w16du:dateUtc="2026-04-21T15:20:00Z">
              <w:r>
                <w:rPr>
                  <w:rFonts w:hint="eastAsia"/>
                </w:rPr>
                <w:t>边缘计算</w:t>
              </w:r>
            </w:ins>
          </w:p>
        </w:tc>
      </w:tr>
      <w:tr w:rsidR="00925BEC" w14:paraId="1980A913" w14:textId="77777777" w:rsidTr="005E5799">
        <w:trPr>
          <w:trHeight w:val="20"/>
          <w:jc w:val="center"/>
        </w:trPr>
        <w:tc>
          <w:tcPr>
            <w:tcW w:w="631" w:type="pct"/>
            <w:vMerge w:val="restart"/>
            <w:vAlign w:val="center"/>
          </w:tcPr>
          <w:p w14:paraId="6DF73BFD" w14:textId="77777777" w:rsidR="009B6968" w:rsidRDefault="009B6968">
            <w:pPr>
              <w:spacing w:line="400" w:lineRule="exact"/>
              <w:jc w:val="center"/>
            </w:pPr>
            <w:r>
              <w:rPr>
                <w:rFonts w:hint="eastAsia"/>
              </w:rPr>
              <w:t>题 目    来 源</w:t>
            </w:r>
          </w:p>
        </w:tc>
        <w:tc>
          <w:tcPr>
            <w:tcW w:w="379" w:type="pct"/>
            <w:vAlign w:val="center"/>
          </w:tcPr>
          <w:p w14:paraId="40C54841" w14:textId="77777777" w:rsidR="009B6968" w:rsidRDefault="009B6968">
            <w:pPr>
              <w:spacing w:line="400" w:lineRule="exact"/>
              <w:jc w:val="center"/>
            </w:pPr>
            <w:r>
              <w:rPr>
                <w:rFonts w:hint="eastAsia"/>
              </w:rPr>
              <w:t>国家</w:t>
            </w:r>
          </w:p>
        </w:tc>
        <w:tc>
          <w:tcPr>
            <w:tcW w:w="379" w:type="pct"/>
            <w:vAlign w:val="center"/>
          </w:tcPr>
          <w:p w14:paraId="6B71BC4E" w14:textId="77777777" w:rsidR="009B6968" w:rsidRDefault="009B6968">
            <w:pPr>
              <w:spacing w:line="400" w:lineRule="exact"/>
              <w:jc w:val="center"/>
            </w:pPr>
            <w:r>
              <w:rPr>
                <w:rFonts w:hint="eastAsia"/>
              </w:rPr>
              <w:t>部委</w:t>
            </w:r>
          </w:p>
        </w:tc>
        <w:tc>
          <w:tcPr>
            <w:tcW w:w="285" w:type="pct"/>
            <w:vAlign w:val="center"/>
          </w:tcPr>
          <w:p w14:paraId="0551DC40" w14:textId="77777777" w:rsidR="009B6968" w:rsidRDefault="009B6968">
            <w:pPr>
              <w:spacing w:line="400" w:lineRule="exact"/>
              <w:jc w:val="center"/>
            </w:pPr>
            <w:r>
              <w:rPr>
                <w:rFonts w:hint="eastAsia"/>
              </w:rPr>
              <w:t>省</w:t>
            </w:r>
          </w:p>
        </w:tc>
        <w:tc>
          <w:tcPr>
            <w:tcW w:w="429" w:type="pct"/>
            <w:vAlign w:val="center"/>
          </w:tcPr>
          <w:p w14:paraId="307B238C" w14:textId="77777777" w:rsidR="009B6968" w:rsidRDefault="009B6968">
            <w:pPr>
              <w:spacing w:line="400" w:lineRule="exact"/>
              <w:jc w:val="center"/>
            </w:pPr>
            <w:r>
              <w:rPr>
                <w:rFonts w:hint="eastAsia"/>
              </w:rPr>
              <w:t>市</w:t>
            </w:r>
          </w:p>
        </w:tc>
        <w:tc>
          <w:tcPr>
            <w:tcW w:w="513" w:type="pct"/>
            <w:vAlign w:val="center"/>
          </w:tcPr>
          <w:p w14:paraId="7F0F7059" w14:textId="77777777" w:rsidR="009B6968" w:rsidRDefault="009B6968">
            <w:pPr>
              <w:spacing w:line="400" w:lineRule="exact"/>
              <w:jc w:val="center"/>
            </w:pPr>
            <w:r>
              <w:rPr>
                <w:rFonts w:hint="eastAsia"/>
              </w:rPr>
              <w:t>厂、矿</w:t>
            </w:r>
          </w:p>
        </w:tc>
        <w:tc>
          <w:tcPr>
            <w:tcW w:w="332" w:type="pct"/>
            <w:vAlign w:val="center"/>
          </w:tcPr>
          <w:p w14:paraId="0E55F2E8" w14:textId="77777777" w:rsidR="009B6968" w:rsidRDefault="009B6968">
            <w:pPr>
              <w:spacing w:line="400" w:lineRule="exact"/>
              <w:jc w:val="center"/>
            </w:pPr>
            <w:r>
              <w:rPr>
                <w:rFonts w:hint="eastAsia"/>
              </w:rPr>
              <w:t>自选</w:t>
            </w:r>
          </w:p>
        </w:tc>
        <w:tc>
          <w:tcPr>
            <w:tcW w:w="585" w:type="pct"/>
            <w:vAlign w:val="center"/>
          </w:tcPr>
          <w:p w14:paraId="12546967" w14:textId="77777777" w:rsidR="009B6968" w:rsidRDefault="009B6968">
            <w:pPr>
              <w:spacing w:line="400" w:lineRule="exact"/>
              <w:jc w:val="center"/>
            </w:pPr>
            <w:r>
              <w:rPr>
                <w:rFonts w:hint="eastAsia"/>
              </w:rPr>
              <w:t>有无合同</w:t>
            </w:r>
          </w:p>
        </w:tc>
        <w:tc>
          <w:tcPr>
            <w:tcW w:w="495" w:type="pct"/>
            <w:vAlign w:val="center"/>
          </w:tcPr>
          <w:p w14:paraId="4B5C53F5" w14:textId="77777777" w:rsidR="009B6968" w:rsidRDefault="009B6968">
            <w:pPr>
              <w:spacing w:line="400" w:lineRule="exact"/>
              <w:jc w:val="center"/>
            </w:pPr>
            <w:r>
              <w:rPr>
                <w:rFonts w:hint="eastAsia"/>
              </w:rPr>
              <w:t>经费数</w:t>
            </w:r>
          </w:p>
        </w:tc>
        <w:tc>
          <w:tcPr>
            <w:tcW w:w="972" w:type="pct"/>
            <w:vAlign w:val="center"/>
          </w:tcPr>
          <w:p w14:paraId="300DB90B" w14:textId="77777777" w:rsidR="009B6968" w:rsidRDefault="009B6968">
            <w:pPr>
              <w:spacing w:line="400" w:lineRule="exact"/>
              <w:jc w:val="center"/>
            </w:pPr>
            <w:r>
              <w:rPr>
                <w:rFonts w:hint="eastAsia"/>
              </w:rPr>
              <w:t>备注</w:t>
            </w:r>
          </w:p>
        </w:tc>
      </w:tr>
      <w:tr w:rsidR="00925BEC" w14:paraId="3E1D5978" w14:textId="77777777" w:rsidTr="005E5799">
        <w:trPr>
          <w:trHeight w:val="20"/>
          <w:jc w:val="center"/>
        </w:trPr>
        <w:tc>
          <w:tcPr>
            <w:tcW w:w="631" w:type="pct"/>
            <w:vMerge/>
            <w:vAlign w:val="center"/>
          </w:tcPr>
          <w:p w14:paraId="77E2FBB7" w14:textId="77777777" w:rsidR="009B6968" w:rsidRDefault="009B6968">
            <w:pPr>
              <w:spacing w:line="400" w:lineRule="exact"/>
              <w:jc w:val="center"/>
            </w:pPr>
          </w:p>
        </w:tc>
        <w:tc>
          <w:tcPr>
            <w:tcW w:w="379" w:type="pct"/>
            <w:vAlign w:val="center"/>
          </w:tcPr>
          <w:p w14:paraId="59DF9610" w14:textId="77777777" w:rsidR="009B6968" w:rsidRDefault="009B6968">
            <w:pPr>
              <w:spacing w:line="400" w:lineRule="exact"/>
              <w:jc w:val="center"/>
            </w:pPr>
          </w:p>
        </w:tc>
        <w:tc>
          <w:tcPr>
            <w:tcW w:w="379" w:type="pct"/>
            <w:vAlign w:val="center"/>
          </w:tcPr>
          <w:p w14:paraId="718CC3F1" w14:textId="77777777" w:rsidR="009B6968" w:rsidRDefault="009B6968">
            <w:pPr>
              <w:spacing w:line="400" w:lineRule="exact"/>
              <w:jc w:val="center"/>
            </w:pPr>
          </w:p>
        </w:tc>
        <w:tc>
          <w:tcPr>
            <w:tcW w:w="285" w:type="pct"/>
            <w:vAlign w:val="center"/>
          </w:tcPr>
          <w:p w14:paraId="4045F67A" w14:textId="77777777" w:rsidR="009B6968" w:rsidRDefault="009B6968">
            <w:pPr>
              <w:spacing w:line="400" w:lineRule="exact"/>
              <w:jc w:val="center"/>
            </w:pPr>
          </w:p>
        </w:tc>
        <w:tc>
          <w:tcPr>
            <w:tcW w:w="429" w:type="pct"/>
            <w:vAlign w:val="center"/>
          </w:tcPr>
          <w:p w14:paraId="570D7ECF" w14:textId="77777777" w:rsidR="009B6968" w:rsidRDefault="009B6968">
            <w:pPr>
              <w:spacing w:line="400" w:lineRule="exact"/>
              <w:jc w:val="center"/>
            </w:pPr>
          </w:p>
        </w:tc>
        <w:tc>
          <w:tcPr>
            <w:tcW w:w="513" w:type="pct"/>
            <w:vAlign w:val="center"/>
          </w:tcPr>
          <w:p w14:paraId="3BC6B8E5" w14:textId="77777777" w:rsidR="009B6968" w:rsidRDefault="009B6968">
            <w:pPr>
              <w:spacing w:line="400" w:lineRule="exact"/>
              <w:jc w:val="center"/>
            </w:pPr>
          </w:p>
        </w:tc>
        <w:tc>
          <w:tcPr>
            <w:tcW w:w="332" w:type="pct"/>
            <w:vAlign w:val="center"/>
          </w:tcPr>
          <w:p w14:paraId="51B00008" w14:textId="77777777" w:rsidR="009B6968" w:rsidRDefault="00A64BF2">
            <w:pPr>
              <w:spacing w:line="400" w:lineRule="exact"/>
              <w:jc w:val="center"/>
            </w:pPr>
            <w:r w:rsidRPr="00A64BF2">
              <w:rPr>
                <w:rFonts w:hint="eastAsia"/>
              </w:rPr>
              <w:t>√</w:t>
            </w:r>
          </w:p>
        </w:tc>
        <w:tc>
          <w:tcPr>
            <w:tcW w:w="585" w:type="pct"/>
            <w:vAlign w:val="center"/>
          </w:tcPr>
          <w:p w14:paraId="67FE20C0" w14:textId="77777777" w:rsidR="009B6968" w:rsidRDefault="009B6968">
            <w:pPr>
              <w:spacing w:line="400" w:lineRule="exact"/>
              <w:jc w:val="center"/>
            </w:pPr>
          </w:p>
        </w:tc>
        <w:tc>
          <w:tcPr>
            <w:tcW w:w="495" w:type="pct"/>
            <w:vAlign w:val="center"/>
          </w:tcPr>
          <w:p w14:paraId="1B3B4A88" w14:textId="77777777" w:rsidR="009B6968" w:rsidRDefault="009B6968">
            <w:pPr>
              <w:spacing w:line="400" w:lineRule="exact"/>
              <w:jc w:val="center"/>
            </w:pPr>
          </w:p>
        </w:tc>
        <w:tc>
          <w:tcPr>
            <w:tcW w:w="972" w:type="pct"/>
            <w:vAlign w:val="center"/>
          </w:tcPr>
          <w:p w14:paraId="4CA702A5" w14:textId="77777777" w:rsidR="009B6968" w:rsidRDefault="009B6968">
            <w:pPr>
              <w:spacing w:line="400" w:lineRule="exact"/>
              <w:jc w:val="center"/>
            </w:pPr>
          </w:p>
        </w:tc>
      </w:tr>
      <w:tr w:rsidR="009B6968" w14:paraId="471A13BF" w14:textId="77777777" w:rsidTr="005E5799">
        <w:trPr>
          <w:trHeight w:val="20"/>
          <w:jc w:val="center"/>
        </w:trPr>
        <w:tc>
          <w:tcPr>
            <w:tcW w:w="631" w:type="pct"/>
            <w:vAlign w:val="center"/>
          </w:tcPr>
          <w:p w14:paraId="06FE2F28" w14:textId="77777777" w:rsidR="009B6968" w:rsidRDefault="009B6968">
            <w:pPr>
              <w:spacing w:line="400" w:lineRule="exact"/>
              <w:jc w:val="center"/>
            </w:pPr>
            <w:r>
              <w:rPr>
                <w:rFonts w:hint="eastAsia"/>
              </w:rPr>
              <w:t>题 目</w:t>
            </w:r>
          </w:p>
          <w:p w14:paraId="6063CDD9" w14:textId="77777777" w:rsidR="009B6968" w:rsidRDefault="009B6968">
            <w:pPr>
              <w:spacing w:line="400" w:lineRule="exact"/>
              <w:jc w:val="center"/>
            </w:pPr>
            <w:r>
              <w:rPr>
                <w:rFonts w:hint="eastAsia"/>
              </w:rPr>
              <w:t>类 型</w:t>
            </w:r>
          </w:p>
        </w:tc>
        <w:tc>
          <w:tcPr>
            <w:tcW w:w="379" w:type="pct"/>
            <w:vAlign w:val="center"/>
          </w:tcPr>
          <w:p w14:paraId="6FDCE023" w14:textId="77777777" w:rsidR="009B6968" w:rsidRDefault="009B6968">
            <w:pPr>
              <w:spacing w:line="400" w:lineRule="exact"/>
              <w:jc w:val="center"/>
            </w:pPr>
            <w:r>
              <w:rPr>
                <w:rFonts w:hint="eastAsia"/>
              </w:rPr>
              <w:t>理论</w:t>
            </w:r>
          </w:p>
          <w:p w14:paraId="078F848C" w14:textId="77777777" w:rsidR="009B6968" w:rsidRDefault="009B6968">
            <w:pPr>
              <w:spacing w:line="400" w:lineRule="exact"/>
              <w:jc w:val="center"/>
            </w:pPr>
            <w:r>
              <w:rPr>
                <w:rFonts w:hint="eastAsia"/>
              </w:rPr>
              <w:t>研究</w:t>
            </w:r>
          </w:p>
        </w:tc>
        <w:tc>
          <w:tcPr>
            <w:tcW w:w="379" w:type="pct"/>
            <w:vAlign w:val="center"/>
          </w:tcPr>
          <w:p w14:paraId="27DC9CA4" w14:textId="77777777" w:rsidR="009B6968" w:rsidRDefault="009B6968">
            <w:pPr>
              <w:spacing w:line="400" w:lineRule="exact"/>
              <w:jc w:val="center"/>
            </w:pPr>
            <w:r>
              <w:rPr>
                <w:rFonts w:hint="eastAsia"/>
              </w:rPr>
              <w:t>应用</w:t>
            </w:r>
          </w:p>
          <w:p w14:paraId="557218BE" w14:textId="77777777" w:rsidR="009B6968" w:rsidRDefault="009B6968">
            <w:pPr>
              <w:spacing w:line="400" w:lineRule="exact"/>
              <w:jc w:val="center"/>
            </w:pPr>
            <w:r>
              <w:rPr>
                <w:rFonts w:hint="eastAsia"/>
              </w:rPr>
              <w:t>研究</w:t>
            </w:r>
          </w:p>
        </w:tc>
        <w:tc>
          <w:tcPr>
            <w:tcW w:w="285" w:type="pct"/>
            <w:vAlign w:val="center"/>
          </w:tcPr>
          <w:p w14:paraId="152C10B6" w14:textId="77777777" w:rsidR="009B6968" w:rsidRDefault="009B6968">
            <w:pPr>
              <w:spacing w:line="400" w:lineRule="exact"/>
              <w:jc w:val="center"/>
            </w:pPr>
            <w:r>
              <w:rPr>
                <w:rFonts w:hint="eastAsia"/>
              </w:rPr>
              <w:t>工程</w:t>
            </w:r>
          </w:p>
          <w:p w14:paraId="5689C7DE" w14:textId="77777777" w:rsidR="009B6968" w:rsidRDefault="009B6968">
            <w:pPr>
              <w:spacing w:line="400" w:lineRule="exact"/>
              <w:jc w:val="center"/>
            </w:pPr>
            <w:r>
              <w:rPr>
                <w:rFonts w:hint="eastAsia"/>
              </w:rPr>
              <w:t>技术</w:t>
            </w:r>
          </w:p>
        </w:tc>
        <w:tc>
          <w:tcPr>
            <w:tcW w:w="429" w:type="pct"/>
            <w:vAlign w:val="center"/>
          </w:tcPr>
          <w:p w14:paraId="7EC580DD" w14:textId="77777777" w:rsidR="009B6968" w:rsidRDefault="009B6968">
            <w:pPr>
              <w:spacing w:line="400" w:lineRule="exact"/>
              <w:jc w:val="center"/>
            </w:pPr>
            <w:r>
              <w:rPr>
                <w:rFonts w:hint="eastAsia"/>
              </w:rPr>
              <w:t>跨学科</w:t>
            </w:r>
          </w:p>
          <w:p w14:paraId="79ED89BB" w14:textId="77777777" w:rsidR="009B6968" w:rsidRDefault="009B6968">
            <w:pPr>
              <w:spacing w:line="400" w:lineRule="exact"/>
              <w:jc w:val="center"/>
            </w:pPr>
            <w:r>
              <w:rPr>
                <w:rFonts w:hint="eastAsia"/>
              </w:rPr>
              <w:t>研 究</w:t>
            </w:r>
          </w:p>
        </w:tc>
        <w:tc>
          <w:tcPr>
            <w:tcW w:w="513" w:type="pct"/>
            <w:vAlign w:val="center"/>
          </w:tcPr>
          <w:p w14:paraId="28C9B6E8" w14:textId="77777777" w:rsidR="009B6968" w:rsidRDefault="009B6968">
            <w:pPr>
              <w:spacing w:line="400" w:lineRule="exact"/>
              <w:jc w:val="center"/>
            </w:pPr>
            <w:r>
              <w:rPr>
                <w:rFonts w:hint="eastAsia"/>
              </w:rPr>
              <w:t>其他</w:t>
            </w:r>
          </w:p>
        </w:tc>
        <w:tc>
          <w:tcPr>
            <w:tcW w:w="2384" w:type="pct"/>
            <w:gridSpan w:val="4"/>
            <w:vAlign w:val="center"/>
          </w:tcPr>
          <w:p w14:paraId="5D7AB261" w14:textId="77777777" w:rsidR="009B6968" w:rsidRDefault="00A64BF2">
            <w:pPr>
              <w:spacing w:line="400" w:lineRule="exact"/>
              <w:jc w:val="center"/>
            </w:pPr>
            <w:r>
              <w:rPr>
                <w:rFonts w:hint="eastAsia"/>
              </w:rPr>
              <w:t>应用研究</w:t>
            </w:r>
          </w:p>
        </w:tc>
      </w:tr>
      <w:tr w:rsidR="009B6968" w14:paraId="346E5795" w14:textId="77777777" w:rsidTr="005E5799">
        <w:trPr>
          <w:trHeight w:val="20"/>
          <w:jc w:val="center"/>
        </w:trPr>
        <w:tc>
          <w:tcPr>
            <w:tcW w:w="5000" w:type="pct"/>
            <w:gridSpan w:val="10"/>
          </w:tcPr>
          <w:p w14:paraId="4E745E6D" w14:textId="77777777" w:rsidR="009B6968" w:rsidRPr="00055426" w:rsidRDefault="009B6968" w:rsidP="008A0CEF">
            <w:pPr>
              <w:spacing w:line="400" w:lineRule="exact"/>
              <w:rPr>
                <w:b/>
                <w:bCs/>
              </w:rPr>
            </w:pPr>
            <w:r w:rsidRPr="00055426">
              <w:rPr>
                <w:rFonts w:hint="eastAsia"/>
                <w:b/>
                <w:bCs/>
              </w:rPr>
              <w:t>开题报告内容</w:t>
            </w:r>
          </w:p>
          <w:p w14:paraId="615765D8" w14:textId="77777777" w:rsidR="00D33E0E" w:rsidRPr="00055426" w:rsidRDefault="00055426" w:rsidP="00055426">
            <w:pPr>
              <w:spacing w:line="400" w:lineRule="exact"/>
              <w:rPr>
                <w:b/>
                <w:bCs/>
              </w:rPr>
            </w:pPr>
            <w:r w:rsidRPr="00055426">
              <w:rPr>
                <w:rFonts w:hint="eastAsia"/>
                <w:b/>
                <w:bCs/>
              </w:rPr>
              <w:t>一、</w:t>
            </w:r>
            <w:r w:rsidR="009B6968" w:rsidRPr="00055426">
              <w:rPr>
                <w:rFonts w:hint="eastAsia"/>
                <w:b/>
                <w:bCs/>
              </w:rPr>
              <w:t>选题依据与工程应用价值</w:t>
            </w:r>
          </w:p>
          <w:p w14:paraId="70EAFF09" w14:textId="5AC16164" w:rsidR="00AD3D5C" w:rsidRDefault="00AD3D5C" w:rsidP="00D33E0E">
            <w:pPr>
              <w:spacing w:line="360" w:lineRule="auto"/>
              <w:ind w:firstLineChars="200" w:firstLine="480"/>
              <w:rPr>
                <w:rFonts w:ascii="Times New Roman" w:hAnsi="Times New Roman" w:cs="Times New Roman"/>
                <w:kern w:val="2"/>
              </w:rPr>
            </w:pPr>
            <w:r w:rsidRPr="00AD3D5C">
              <w:rPr>
                <w:rFonts w:ascii="Times New Roman" w:hAnsi="Times New Roman" w:cs="Times New Roman"/>
                <w:kern w:val="2"/>
              </w:rPr>
              <w:t>随着</w:t>
            </w:r>
            <w:ins w:id="43" w:author="yafei li" w:date="2026-04-20T21:55:00Z" w16du:dateUtc="2026-04-20T13:55:00Z">
              <w:r w:rsidR="000D6309">
                <w:rPr>
                  <w:rFonts w:ascii="Times New Roman" w:hAnsi="Times New Roman" w:cs="Times New Roman" w:hint="eastAsia"/>
                  <w:kern w:val="2"/>
                </w:rPr>
                <w:t>大模型推理服务</w:t>
              </w:r>
            </w:ins>
            <w:commentRangeStart w:id="44"/>
            <w:del w:id="45" w:author="yafei li" w:date="2026-04-20T21:55:00Z" w16du:dateUtc="2026-04-20T13:55:00Z">
              <w:r w:rsidRPr="00AD3D5C" w:rsidDel="000D6309">
                <w:rPr>
                  <w:rFonts w:ascii="Times New Roman" w:hAnsi="Times New Roman" w:cs="Times New Roman"/>
                  <w:kern w:val="2"/>
                </w:rPr>
                <w:delText>智能服务</w:delText>
              </w:r>
            </w:del>
            <w:commentRangeEnd w:id="44"/>
            <w:r w:rsidR="00A22748" w:rsidRPr="00AD3D5C">
              <w:rPr>
                <w:rStyle w:val="af"/>
                <w:rFonts w:ascii="Times New Roman" w:hAnsi="Times New Roman" w:cs="Times New Roman"/>
                <w:kern w:val="2"/>
                <w:sz w:val="24"/>
                <w:szCs w:val="24"/>
              </w:rPr>
              <w:commentReference w:id="44"/>
            </w:r>
            <w:r w:rsidRPr="00AD3D5C">
              <w:rPr>
                <w:rFonts w:ascii="Times New Roman" w:hAnsi="Times New Roman" w:cs="Times New Roman"/>
                <w:kern w:val="2"/>
              </w:rPr>
              <w:t>从云数据中心不断向边缘环境延伸，边缘侧正在成为人工智能应用落地的重要运行场景</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_Ref227335117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r w:rsidR="00043F98">
              <w:rPr>
                <w:rFonts w:ascii="Times New Roman" w:hAnsi="Times New Roman" w:cs="Times New Roman"/>
                <w:kern w:val="2"/>
                <w:vertAlign w:val="superscript"/>
              </w:rPr>
              <w:t>[1]</w:t>
            </w:r>
            <w:r w:rsidR="00306381" w:rsidRPr="00844FCB">
              <w:rPr>
                <w:rFonts w:ascii="Times New Roman" w:hAnsi="Times New Roman" w:cs="Times New Roman"/>
                <w:kern w:val="2"/>
                <w:vertAlign w:val="superscript"/>
              </w:rPr>
              <w:fldChar w:fldCharType="end"/>
            </w:r>
            <w:r w:rsidRPr="00AD3D5C">
              <w:rPr>
                <w:rFonts w:ascii="Times New Roman" w:hAnsi="Times New Roman" w:cs="Times New Roman"/>
                <w:kern w:val="2"/>
              </w:rPr>
              <w:t>。与云端集中式部署不同，边缘环境</w:t>
            </w:r>
            <w:commentRangeStart w:id="46"/>
            <w:del w:id="47" w:author="Ethan Zhai" w:date="2026-04-20T19:19:00Z" w16du:dateUtc="2026-04-20T11:19:00Z">
              <w:r w:rsidR="004379B7" w:rsidDel="001949C7">
                <w:rPr>
                  <w:rFonts w:hint="eastAsia"/>
                </w:rPr>
                <w:delText>（如图</w:delText>
              </w:r>
              <w:r w:rsidR="004379B7" w:rsidRPr="00B407BA" w:rsidDel="001949C7">
                <w:rPr>
                  <w:rFonts w:ascii="Times New Roman" w:hAnsi="Times New Roman" w:cs="Times New Roman"/>
                </w:rPr>
                <w:delText>1</w:delText>
              </w:r>
              <w:r w:rsidR="004379B7" w:rsidDel="001949C7">
                <w:rPr>
                  <w:rFonts w:hint="eastAsia"/>
                </w:rPr>
                <w:delText>）</w:delText>
              </w:r>
              <w:commentRangeEnd w:id="46"/>
              <w:r w:rsidR="00A22748" w:rsidRPr="00AD3D5C" w:rsidDel="001949C7">
                <w:rPr>
                  <w:rStyle w:val="af"/>
                  <w:rFonts w:ascii="Times New Roman" w:hAnsi="Times New Roman" w:cs="Times New Roman"/>
                  <w:kern w:val="2"/>
                  <w:sz w:val="24"/>
                  <w:szCs w:val="24"/>
                </w:rPr>
                <w:commentReference w:id="46"/>
              </w:r>
            </w:del>
            <w:r w:rsidRPr="00AD3D5C">
              <w:rPr>
                <w:rFonts w:ascii="Times New Roman" w:hAnsi="Times New Roman" w:cs="Times New Roman"/>
                <w:kern w:val="2"/>
              </w:rPr>
              <w:t>更贴近工业制造、智能装备、轨道交通等实际业务现场，对实时感知、本地决策和低时延响应具有更强需求。近年来，以大语言模型（</w:t>
            </w:r>
            <w:r w:rsidRPr="00AD3D5C">
              <w:rPr>
                <w:rFonts w:ascii="Times New Roman" w:hAnsi="Times New Roman" w:cs="Times New Roman"/>
                <w:kern w:val="2"/>
              </w:rPr>
              <w:t>Large Language Models, LLMs</w:t>
            </w:r>
            <w:r w:rsidRPr="00AD3D5C">
              <w:rPr>
                <w:rFonts w:ascii="Times New Roman" w:hAnsi="Times New Roman" w:cs="Times New Roman"/>
                <w:kern w:val="2"/>
              </w:rPr>
              <w:t>）为代表的大规模深度学习模型在自然语言处理、代码生成和智能问答等任务中展现出优异性能，并逐步被应用于边缘侧智能交互、设备运维和辅助决策等场景</w:t>
            </w:r>
            <w:ins w:id="48" w:author="yafei li" w:date="2026-04-20T22:16:00Z" w16du:dateUtc="2026-04-20T14:16:00Z">
              <w:r w:rsidR="00A22748" w:rsidRPr="00A22748">
                <w:rPr>
                  <w:rFonts w:ascii="Times New Roman" w:hAnsi="Times New Roman" w:cs="Times New Roman"/>
                  <w:kern w:val="2"/>
                  <w:vertAlign w:val="superscript"/>
                  <w:rPrChange w:id="49" w:author="yafei li" w:date="2026-04-20T22:16:00Z" w16du:dateUtc="2026-04-20T14:16:00Z">
                    <w:rPr>
                      <w:rFonts w:ascii="Times New Roman" w:hAnsi="Times New Roman" w:cs="Times New Roman"/>
                      <w:kern w:val="2"/>
                    </w:rPr>
                  </w:rPrChange>
                </w:rPr>
                <w:fldChar w:fldCharType="begin"/>
              </w:r>
              <w:r w:rsidR="00A22748" w:rsidRPr="00A22748">
                <w:rPr>
                  <w:rFonts w:ascii="Times New Roman" w:hAnsi="Times New Roman" w:cs="Times New Roman"/>
                  <w:kern w:val="2"/>
                  <w:vertAlign w:val="superscript"/>
                  <w:rPrChange w:id="50" w:author="yafei li" w:date="2026-04-20T22:16:00Z" w16du:dateUtc="2026-04-20T14:16:00Z">
                    <w:rPr>
                      <w:rFonts w:ascii="Times New Roman" w:hAnsi="Times New Roman" w:cs="Times New Roman"/>
                      <w:kern w:val="2"/>
                    </w:rPr>
                  </w:rPrChange>
                </w:rPr>
                <w:instrText xml:space="preserve"> REF _Ref227615779 \r \h </w:instrText>
              </w:r>
            </w:ins>
            <w:r w:rsidR="00A22748">
              <w:rPr>
                <w:rFonts w:ascii="Times New Roman" w:hAnsi="Times New Roman" w:cs="Times New Roman"/>
                <w:kern w:val="2"/>
                <w:vertAlign w:val="superscript"/>
              </w:rPr>
              <w:instrText xml:space="preserve"> \* MERGEFORMAT </w:instrText>
            </w:r>
            <w:r w:rsidR="00A22748" w:rsidRPr="0022095E">
              <w:rPr>
                <w:rFonts w:ascii="Times New Roman" w:hAnsi="Times New Roman" w:cs="Times New Roman"/>
                <w:kern w:val="2"/>
                <w:vertAlign w:val="superscript"/>
              </w:rPr>
            </w:r>
            <w:ins w:id="51" w:author="yafei li" w:date="2026-04-20T22:16:00Z" w16du:dateUtc="2026-04-20T14:16:00Z">
              <w:r w:rsidR="00A22748" w:rsidRPr="00A22748">
                <w:rPr>
                  <w:rFonts w:ascii="Times New Roman" w:hAnsi="Times New Roman" w:cs="Times New Roman"/>
                  <w:kern w:val="2"/>
                  <w:vertAlign w:val="superscript"/>
                  <w:rPrChange w:id="52" w:author="yafei li" w:date="2026-04-20T22:16:00Z" w16du:dateUtc="2026-04-20T14:16:00Z">
                    <w:rPr>
                      <w:rFonts w:ascii="Times New Roman" w:hAnsi="Times New Roman" w:cs="Times New Roman"/>
                      <w:kern w:val="2"/>
                    </w:rPr>
                  </w:rPrChange>
                </w:rPr>
                <w:fldChar w:fldCharType="separate"/>
              </w:r>
            </w:ins>
            <w:ins w:id="53" w:author="yafei li" w:date="2026-04-22T10:12:00Z" w16du:dateUtc="2026-04-22T02:12:00Z">
              <w:r w:rsidR="00043F98">
                <w:rPr>
                  <w:rFonts w:ascii="Times New Roman" w:hAnsi="Times New Roman" w:cs="Times New Roman"/>
                  <w:kern w:val="2"/>
                  <w:vertAlign w:val="superscript"/>
                </w:rPr>
                <w:t>[2]</w:t>
              </w:r>
            </w:ins>
            <w:ins w:id="54" w:author="yafei li" w:date="2026-04-20T22:16:00Z" w16du:dateUtc="2026-04-20T14:16:00Z">
              <w:r w:rsidR="00A22748" w:rsidRPr="00A22748">
                <w:rPr>
                  <w:rFonts w:ascii="Times New Roman" w:hAnsi="Times New Roman" w:cs="Times New Roman"/>
                  <w:kern w:val="2"/>
                  <w:vertAlign w:val="superscript"/>
                  <w:rPrChange w:id="55" w:author="yafei li" w:date="2026-04-20T22:16:00Z" w16du:dateUtc="2026-04-20T14:16:00Z">
                    <w:rPr>
                      <w:rFonts w:ascii="Times New Roman" w:hAnsi="Times New Roman" w:cs="Times New Roman"/>
                      <w:kern w:val="2"/>
                    </w:rPr>
                  </w:rPrChange>
                </w:rPr>
                <w:fldChar w:fldCharType="end"/>
              </w:r>
            </w:ins>
            <w:ins w:id="56" w:author="Ethan Zhai" w:date="2026-04-20T19:03:00Z" w16du:dateUtc="2026-04-20T11:03:00Z">
              <w:del w:id="57" w:author="yafei li" w:date="2026-04-20T22:15:00Z" w16du:dateUtc="2026-04-20T14:15:00Z">
                <w:r w:rsidR="004158AA" w:rsidDel="00A22748">
                  <w:rPr>
                    <w:rFonts w:ascii="Times New Roman" w:hAnsi="Times New Roman" w:cs="Times New Roman" w:hint="eastAsia"/>
                    <w:kern w:val="2"/>
                  </w:rPr>
                  <w:delText>【可以加点引用】</w:delText>
                </w:r>
              </w:del>
            </w:ins>
            <w:r w:rsidRPr="00AD3D5C">
              <w:rPr>
                <w:rFonts w:ascii="Times New Roman" w:hAnsi="Times New Roman" w:cs="Times New Roman"/>
                <w:kern w:val="2"/>
              </w:rPr>
              <w:t>。然而，边缘环境中的计算、存储和网络资源通常相对有限</w:t>
            </w:r>
            <w:r w:rsidR="00CF1B5A" w:rsidRPr="00844FCB">
              <w:rPr>
                <w:rFonts w:ascii="Times New Roman" w:hAnsi="Times New Roman" w:cs="Times New Roman"/>
                <w:kern w:val="2"/>
                <w:vertAlign w:val="superscript"/>
              </w:rPr>
              <w:fldChar w:fldCharType="begin"/>
            </w:r>
            <w:r w:rsidR="00CF1B5A" w:rsidRPr="00844FCB">
              <w:rPr>
                <w:rFonts w:ascii="Times New Roman" w:hAnsi="Times New Roman" w:cs="Times New Roman"/>
                <w:kern w:val="2"/>
                <w:vertAlign w:val="superscript"/>
              </w:rPr>
              <w:instrText xml:space="preserve"> REF _Ref227335139 \r \h </w:instrText>
            </w:r>
            <w:r w:rsidR="00844FCB">
              <w:rPr>
                <w:rFonts w:ascii="Times New Roman" w:hAnsi="Times New Roman" w:cs="Times New Roman"/>
                <w:kern w:val="2"/>
                <w:vertAlign w:val="superscript"/>
              </w:rPr>
              <w:instrText xml:space="preserve"> \* MERGEFORMAT </w:instrText>
            </w:r>
            <w:r w:rsidR="00CF1B5A" w:rsidRPr="00844FCB">
              <w:rPr>
                <w:rFonts w:ascii="Times New Roman" w:hAnsi="Times New Roman" w:cs="Times New Roman"/>
                <w:kern w:val="2"/>
                <w:vertAlign w:val="superscript"/>
              </w:rPr>
            </w:r>
            <w:r w:rsidR="00CF1B5A" w:rsidRPr="00844FCB">
              <w:rPr>
                <w:rFonts w:ascii="Times New Roman" w:hAnsi="Times New Roman" w:cs="Times New Roman"/>
                <w:kern w:val="2"/>
                <w:vertAlign w:val="superscript"/>
              </w:rPr>
              <w:fldChar w:fldCharType="separate"/>
            </w:r>
            <w:ins w:id="58" w:author="yafei li" w:date="2026-04-22T10:12:00Z" w16du:dateUtc="2026-04-22T02:12:00Z">
              <w:r w:rsidR="00043F98">
                <w:rPr>
                  <w:rFonts w:ascii="Times New Roman" w:hAnsi="Times New Roman" w:cs="Times New Roman"/>
                  <w:kern w:val="2"/>
                  <w:vertAlign w:val="superscript"/>
                </w:rPr>
                <w:t>[3]</w:t>
              </w:r>
            </w:ins>
            <w:del w:id="59" w:author="yafei li" w:date="2026-04-20T22:17:00Z" w16du:dateUtc="2026-04-20T14:17:00Z">
              <w:r w:rsidR="00844FCB" w:rsidRPr="00844FCB" w:rsidDel="00A22748">
                <w:rPr>
                  <w:rFonts w:ascii="Times New Roman" w:hAnsi="Times New Roman" w:cs="Times New Roman"/>
                  <w:kern w:val="2"/>
                  <w:vertAlign w:val="superscript"/>
                </w:rPr>
                <w:delText>[2]</w:delText>
              </w:r>
            </w:del>
            <w:r w:rsidR="00CF1B5A" w:rsidRPr="00844FCB">
              <w:rPr>
                <w:rFonts w:ascii="Times New Roman" w:hAnsi="Times New Roman" w:cs="Times New Roman"/>
                <w:kern w:val="2"/>
                <w:vertAlign w:val="superscript"/>
              </w:rPr>
              <w:fldChar w:fldCharType="end"/>
            </w:r>
            <w:r w:rsidRPr="00AD3D5C">
              <w:rPr>
                <w:rFonts w:ascii="Times New Roman" w:hAnsi="Times New Roman" w:cs="Times New Roman"/>
                <w:kern w:val="2"/>
              </w:rPr>
              <w:t>，传统单机推理模式难以同时满足大模型推理服务在吞吐能力和响应时延方面不断增长的需求。</w:t>
            </w:r>
            <w:r>
              <w:rPr>
                <w:rFonts w:ascii="Times New Roman" w:hAnsi="Times New Roman" w:cs="Times New Roman" w:hint="eastAsia"/>
                <w:kern w:val="2"/>
              </w:rPr>
              <w:t>在此背景下</w:t>
            </w:r>
            <w:r w:rsidRPr="00AD3D5C">
              <w:rPr>
                <w:rFonts w:ascii="Times New Roman" w:hAnsi="Times New Roman" w:cs="Times New Roman"/>
                <w:kern w:val="2"/>
              </w:rPr>
              <w:t>，</w:t>
            </w:r>
            <w:r>
              <w:rPr>
                <w:rFonts w:ascii="Times New Roman" w:hAnsi="Times New Roman" w:cs="Times New Roman" w:hint="eastAsia"/>
                <w:kern w:val="2"/>
              </w:rPr>
              <w:t>基于</w:t>
            </w:r>
            <w:r w:rsidRPr="00AD3D5C">
              <w:rPr>
                <w:rFonts w:ascii="Times New Roman" w:hAnsi="Times New Roman" w:cs="Times New Roman"/>
                <w:kern w:val="2"/>
              </w:rPr>
              <w:t>多</w:t>
            </w:r>
            <w:r w:rsidRPr="00AD3D5C">
              <w:rPr>
                <w:rFonts w:ascii="Times New Roman" w:hAnsi="Times New Roman" w:cs="Times New Roman"/>
                <w:kern w:val="2"/>
              </w:rPr>
              <w:t xml:space="preserve"> GPU </w:t>
            </w:r>
            <w:r w:rsidRPr="00AD3D5C">
              <w:rPr>
                <w:rFonts w:ascii="Times New Roman" w:hAnsi="Times New Roman" w:cs="Times New Roman"/>
                <w:kern w:val="2"/>
              </w:rPr>
              <w:t>协同计算的分布式推理架构，逐渐成为边缘环境下大模型在线推理服务的重要部署方式，并为边缘侧高性能智能服务提供关键计算支撑</w:t>
            </w:r>
            <w:ins w:id="60" w:author="Ethan Zhai" w:date="2026-04-20T19:04:00Z" w16du:dateUtc="2026-04-20T11:04:00Z">
              <w:r w:rsidR="004158AA">
                <w:rPr>
                  <w:rFonts w:ascii="Times New Roman" w:hAnsi="Times New Roman" w:cs="Times New Roman" w:hint="eastAsia"/>
                  <w:kern w:val="2"/>
                </w:rPr>
                <w:t>，如图</w:t>
              </w:r>
              <w:r w:rsidR="004158AA">
                <w:rPr>
                  <w:rFonts w:ascii="Times New Roman" w:hAnsi="Times New Roman" w:cs="Times New Roman" w:hint="eastAsia"/>
                  <w:kern w:val="2"/>
                </w:rPr>
                <w:t>1</w:t>
              </w:r>
              <w:r w:rsidR="004158AA">
                <w:rPr>
                  <w:rFonts w:ascii="Times New Roman" w:hAnsi="Times New Roman" w:cs="Times New Roman" w:hint="eastAsia"/>
                  <w:kern w:val="2"/>
                </w:rPr>
                <w:t>所示</w:t>
              </w:r>
            </w:ins>
            <w:r w:rsidRPr="00AD3D5C">
              <w:rPr>
                <w:rFonts w:ascii="Times New Roman" w:hAnsi="Times New Roman" w:cs="Times New Roman"/>
                <w:kern w:val="2"/>
              </w:rPr>
              <w:t>。</w:t>
            </w:r>
          </w:p>
          <w:p w14:paraId="0246E7DF" w14:textId="77777777" w:rsidR="009423A0" w:rsidRDefault="009423A0" w:rsidP="009423A0">
            <w:pPr>
              <w:spacing w:line="360" w:lineRule="auto"/>
              <w:ind w:firstLineChars="200" w:firstLine="480"/>
              <w:rPr>
                <w:rFonts w:ascii="Times New Roman" w:hAnsi="Times New Roman" w:cs="Times New Roman"/>
              </w:rPr>
            </w:pPr>
            <w:r w:rsidRPr="009423A0">
              <w:rPr>
                <w:rFonts w:ascii="Times New Roman" w:hAnsi="Times New Roman" w:cs="Times New Roman"/>
              </w:rPr>
              <w:t>在边缘环境中实现高效的大模型分布式推理并非简单的资源扩展问题，任务调度与资源分配贯穿推理服务部署、执行与优化的全过程，其合理性直接影响系统吞吐能力、响应时延和</w:t>
            </w:r>
            <w:r w:rsidRPr="009423A0">
              <w:rPr>
                <w:rFonts w:ascii="Times New Roman" w:hAnsi="Times New Roman" w:cs="Times New Roman"/>
              </w:rPr>
              <w:t>GPU</w:t>
            </w:r>
            <w:r w:rsidRPr="009423A0">
              <w:rPr>
                <w:rFonts w:ascii="Times New Roman" w:hAnsi="Times New Roman" w:cs="Times New Roman"/>
              </w:rPr>
              <w:t>资源利用率。对于边缘侧分布式推理系统而言，高效调度需要综合考虑多个相互关联的环节，包括识别不同推理阶段的计算特征与时延需求，分析不同并行策略下任务之间的通信依赖关系，结合集群节点与网络拓扑完成任务部署，以及在资源受限条件下根据任务对</w:t>
            </w:r>
            <w:r w:rsidRPr="009423A0">
              <w:rPr>
                <w:rFonts w:ascii="Times New Roman" w:hAnsi="Times New Roman" w:cs="Times New Roman"/>
              </w:rPr>
              <w:t>GPU</w:t>
            </w:r>
            <w:r w:rsidRPr="009423A0">
              <w:rPr>
                <w:rFonts w:ascii="Times New Roman" w:hAnsi="Times New Roman" w:cs="Times New Roman"/>
              </w:rPr>
              <w:t>计算单元、显存容量和显存带宽等资源的需求进行合理分配。上述环节相互耦合，</w:t>
            </w:r>
            <w:r w:rsidRPr="004158AA">
              <w:rPr>
                <w:rFonts w:ascii="Times New Roman" w:hAnsi="Times New Roman" w:cs="Times New Roman" w:hint="eastAsia"/>
                <w:b/>
                <w:bCs/>
                <w:rPrChange w:id="61" w:author="Ethan Zhai" w:date="2026-04-20T19:05:00Z" w16du:dateUtc="2026-04-20T11:05:00Z">
                  <w:rPr>
                    <w:rFonts w:ascii="Times New Roman" w:hAnsi="Times New Roman" w:cs="Times New Roman" w:hint="eastAsia"/>
                  </w:rPr>
                </w:rPrChange>
              </w:rPr>
              <w:t>使边缘环境下的大模型分布式推理调度成为一个涉及通信、计算与资源协同优化的复杂系统问题</w:t>
            </w:r>
            <w:r w:rsidRPr="009423A0">
              <w:rPr>
                <w:rFonts w:ascii="Times New Roman" w:hAnsi="Times New Roman" w:cs="Times New Roman"/>
              </w:rPr>
              <w:t>。</w:t>
            </w:r>
          </w:p>
          <w:p w14:paraId="33A37332" w14:textId="7F74F464" w:rsidR="004379B7" w:rsidRDefault="00404914" w:rsidP="00D4300A">
            <w:pPr>
              <w:spacing w:line="360" w:lineRule="auto"/>
              <w:jc w:val="center"/>
              <w:rPr>
                <w:rFonts w:ascii="Times New Roman" w:hAnsi="Times New Roman" w:cs="Times New Roman"/>
              </w:rPr>
            </w:pPr>
            <w:r w:rsidRPr="00404914">
              <w:rPr>
                <w:rFonts w:ascii="Times New Roman" w:hAnsi="Times New Roman" w:cs="Times New Roman"/>
                <w:noProof/>
              </w:rPr>
              <w:lastRenderedPageBreak/>
              <w:drawing>
                <wp:inline distT="0" distB="0" distL="0" distR="0" wp14:anchorId="44D08E19" wp14:editId="73010741">
                  <wp:extent cx="5652655" cy="2941281"/>
                  <wp:effectExtent l="0" t="0" r="0" b="5715"/>
                  <wp:docPr id="589619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9585" name=""/>
                          <pic:cNvPicPr/>
                        </pic:nvPicPr>
                        <pic:blipFill>
                          <a:blip r:embed="rId12"/>
                          <a:stretch>
                            <a:fillRect/>
                          </a:stretch>
                        </pic:blipFill>
                        <pic:spPr>
                          <a:xfrm>
                            <a:off x="0" y="0"/>
                            <a:ext cx="5663444" cy="2946895"/>
                          </a:xfrm>
                          <a:prstGeom prst="rect">
                            <a:avLst/>
                          </a:prstGeom>
                        </pic:spPr>
                      </pic:pic>
                    </a:graphicData>
                  </a:graphic>
                </wp:inline>
              </w:drawing>
            </w:r>
          </w:p>
          <w:p w14:paraId="1BCA2FB9" w14:textId="142074A8" w:rsidR="004379B7" w:rsidRPr="00B45265" w:rsidRDefault="004379B7" w:rsidP="004379B7">
            <w:pPr>
              <w:spacing w:line="360" w:lineRule="auto"/>
              <w:jc w:val="center"/>
              <w:rPr>
                <w:sz w:val="21"/>
                <w:szCs w:val="21"/>
              </w:rPr>
            </w:pPr>
            <w:r w:rsidRPr="00B45265">
              <w:rPr>
                <w:rFonts w:hint="eastAsia"/>
                <w:sz w:val="21"/>
                <w:szCs w:val="21"/>
              </w:rPr>
              <w:t>图</w:t>
            </w:r>
            <w:r w:rsidRPr="00B45265">
              <w:rPr>
                <w:rFonts w:ascii="Times New Roman" w:hAnsi="Times New Roman" w:cs="Times New Roman" w:hint="eastAsia"/>
                <w:sz w:val="21"/>
                <w:szCs w:val="21"/>
              </w:rPr>
              <w:t>1</w:t>
            </w:r>
            <w:r w:rsidRPr="00B45265">
              <w:rPr>
                <w:rFonts w:hint="eastAsia"/>
                <w:sz w:val="21"/>
                <w:szCs w:val="21"/>
              </w:rPr>
              <w:t xml:space="preserve"> 边缘场景下的分布式推理</w:t>
            </w:r>
            <w:del w:id="62" w:author="Ethan Zhai" w:date="2026-04-20T19:20:00Z" w16du:dateUtc="2026-04-20T11:20:00Z">
              <w:r w:rsidRPr="00B45265" w:rsidDel="001949C7">
                <w:rPr>
                  <w:rFonts w:hint="eastAsia"/>
                  <w:sz w:val="21"/>
                  <w:szCs w:val="21"/>
                </w:rPr>
                <w:delText>任务调度</w:delText>
              </w:r>
            </w:del>
            <w:ins w:id="63" w:author="Ethan Zhai" w:date="2026-04-20T19:19:00Z" w16du:dateUtc="2026-04-20T11:19:00Z">
              <w:r w:rsidR="001949C7">
                <w:rPr>
                  <w:rFonts w:hint="eastAsia"/>
                  <w:sz w:val="21"/>
                  <w:szCs w:val="21"/>
                </w:rPr>
                <w:t>架构</w:t>
              </w:r>
            </w:ins>
            <w:del w:id="64" w:author="Ethan Zhai" w:date="2026-04-20T19:18:00Z" w16du:dateUtc="2026-04-20T11:18:00Z">
              <w:r w:rsidRPr="00B45265" w:rsidDel="001949C7">
                <w:rPr>
                  <w:rFonts w:hint="eastAsia"/>
                  <w:sz w:val="21"/>
                  <w:szCs w:val="21"/>
                </w:rPr>
                <w:delText>概览图</w:delText>
              </w:r>
            </w:del>
          </w:p>
          <w:p w14:paraId="753A0331" w14:textId="2C8F6119" w:rsidR="00D33E0E" w:rsidRPr="001F07AF" w:rsidRDefault="009423A0" w:rsidP="00D52741">
            <w:pPr>
              <w:spacing w:line="360" w:lineRule="auto"/>
              <w:ind w:firstLineChars="200" w:firstLine="480"/>
              <w:rPr>
                <w:rFonts w:ascii="Times New Roman" w:hAnsi="Times New Roman" w:cs="Times New Roman"/>
              </w:rPr>
            </w:pPr>
            <w:r w:rsidRPr="009423A0">
              <w:rPr>
                <w:rFonts w:ascii="Times New Roman" w:hAnsi="Times New Roman" w:cs="Times New Roman"/>
              </w:rPr>
              <w:t>随着边缘侧大模型推理服务规模不断扩大，以及容器化集群部署和多任务共驻模式的广泛采用</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_Ref227335152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65" w:author="yafei li" w:date="2026-04-22T10:12:00Z" w16du:dateUtc="2026-04-22T02:12:00Z">
              <w:r w:rsidR="00043F98">
                <w:rPr>
                  <w:rFonts w:ascii="Times New Roman" w:hAnsi="Times New Roman" w:cs="Times New Roman"/>
                  <w:vertAlign w:val="superscript"/>
                </w:rPr>
                <w:t>[4]</w:t>
              </w:r>
            </w:ins>
            <w:del w:id="66" w:author="yafei li" w:date="2026-04-20T22:17:00Z" w16du:dateUtc="2026-04-20T14:17:00Z">
              <w:r w:rsidR="00844FCB" w:rsidRPr="00844FCB" w:rsidDel="00A22748">
                <w:rPr>
                  <w:rFonts w:ascii="Times New Roman" w:hAnsi="Times New Roman" w:cs="Times New Roman"/>
                  <w:vertAlign w:val="superscript"/>
                </w:rPr>
                <w:delText>[3]</w:delText>
              </w:r>
            </w:del>
            <w:r w:rsidR="00CF1B5A" w:rsidRPr="00844FCB">
              <w:rPr>
                <w:rFonts w:ascii="Times New Roman" w:hAnsi="Times New Roman" w:cs="Times New Roman"/>
                <w:vertAlign w:val="superscript"/>
              </w:rPr>
              <w:fldChar w:fldCharType="end"/>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_Ref227335160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67" w:author="yafei li" w:date="2026-04-22T10:12:00Z" w16du:dateUtc="2026-04-22T02:12:00Z">
              <w:r w:rsidR="00043F98">
                <w:rPr>
                  <w:rFonts w:ascii="Times New Roman" w:hAnsi="Times New Roman" w:cs="Times New Roman"/>
                  <w:vertAlign w:val="superscript"/>
                </w:rPr>
                <w:t>[5]</w:t>
              </w:r>
            </w:ins>
            <w:del w:id="68" w:author="yafei li" w:date="2026-04-20T22:17:00Z" w16du:dateUtc="2026-04-20T14:17:00Z">
              <w:r w:rsidR="00844FCB" w:rsidRPr="00844FCB" w:rsidDel="00A22748">
                <w:rPr>
                  <w:rFonts w:ascii="Times New Roman" w:hAnsi="Times New Roman" w:cs="Times New Roman"/>
                  <w:vertAlign w:val="superscript"/>
                </w:rPr>
                <w:delText>[4]</w:delText>
              </w:r>
            </w:del>
            <w:r w:rsidR="00CF1B5A" w:rsidRPr="00844FCB">
              <w:rPr>
                <w:rFonts w:ascii="Times New Roman" w:hAnsi="Times New Roman" w:cs="Times New Roman"/>
                <w:vertAlign w:val="superscript"/>
              </w:rPr>
              <w:fldChar w:fldCharType="end"/>
            </w:r>
            <w:r w:rsidRPr="009423A0">
              <w:rPr>
                <w:rFonts w:ascii="Times New Roman" w:hAnsi="Times New Roman" w:cs="Times New Roman"/>
              </w:rPr>
              <w:t>，基于通用资源指标或静态规则的调度方式已难以满足性能优化需求。这一困难主要源于边缘环境下分布式推理任务呈现出的三类典型复杂性。</w:t>
            </w:r>
            <w:r w:rsidRPr="009423A0">
              <w:rPr>
                <w:rFonts w:ascii="Times New Roman" w:hAnsi="Times New Roman" w:cs="Times New Roman"/>
              </w:rPr>
              <w:t>1</w:t>
            </w:r>
            <w:r w:rsidRPr="009423A0">
              <w:rPr>
                <w:rFonts w:ascii="Times New Roman" w:hAnsi="Times New Roman" w:cs="Times New Roman"/>
              </w:rPr>
              <w:t>）</w:t>
            </w:r>
            <w:r w:rsidRPr="00D52741">
              <w:rPr>
                <w:rFonts w:ascii="Times New Roman" w:hAnsi="Times New Roman" w:cs="Times New Roman"/>
                <w:b/>
                <w:bCs/>
              </w:rPr>
              <w:t>通信异质性</w:t>
            </w:r>
            <w:r w:rsidRPr="009423A0">
              <w:rPr>
                <w:rFonts w:ascii="Times New Roman" w:hAnsi="Times New Roman" w:cs="Times New Roman"/>
              </w:rPr>
              <w:t>。大模型推理通常包括</w:t>
            </w:r>
            <w:r w:rsidRPr="009423A0">
              <w:rPr>
                <w:rFonts w:ascii="Times New Roman" w:hAnsi="Times New Roman" w:cs="Times New Roman"/>
              </w:rPr>
              <w:t>Prefill</w:t>
            </w:r>
            <w:r w:rsidRPr="009423A0">
              <w:rPr>
                <w:rFonts w:ascii="Times New Roman" w:hAnsi="Times New Roman" w:cs="Times New Roman"/>
              </w:rPr>
              <w:t>和</w:t>
            </w:r>
            <w:r w:rsidRPr="009423A0">
              <w:rPr>
                <w:rFonts w:ascii="Times New Roman" w:hAnsi="Times New Roman" w:cs="Times New Roman"/>
              </w:rPr>
              <w:t>Decode</w:t>
            </w:r>
            <w:r w:rsidRPr="009423A0">
              <w:rPr>
                <w:rFonts w:ascii="Times New Roman" w:hAnsi="Times New Roman" w:cs="Times New Roman"/>
              </w:rPr>
              <w:t>两个阶段，前者计算量大、并行度高，后者对生成时延更为敏感；同时，</w:t>
            </w:r>
            <w:r w:rsidRPr="009423A0">
              <w:rPr>
                <w:rFonts w:ascii="Times New Roman" w:hAnsi="Times New Roman" w:cs="Times New Roman"/>
              </w:rPr>
              <w:t>Tensor Parallel</w:t>
            </w:r>
            <w:r w:rsidRPr="009423A0">
              <w:rPr>
                <w:rFonts w:ascii="Times New Roman" w:hAnsi="Times New Roman" w:cs="Times New Roman"/>
              </w:rPr>
              <w:t>、</w:t>
            </w:r>
            <w:r w:rsidRPr="009423A0">
              <w:rPr>
                <w:rFonts w:ascii="Times New Roman" w:hAnsi="Times New Roman" w:cs="Times New Roman"/>
              </w:rPr>
              <w:t>Pipeline Parallel</w:t>
            </w:r>
            <w:r w:rsidRPr="009423A0">
              <w:rPr>
                <w:rFonts w:ascii="Times New Roman" w:hAnsi="Times New Roman" w:cs="Times New Roman"/>
              </w:rPr>
              <w:t>以及</w:t>
            </w:r>
            <w:r w:rsidRPr="009423A0">
              <w:rPr>
                <w:rFonts w:ascii="Times New Roman" w:hAnsi="Times New Roman" w:cs="Times New Roman"/>
              </w:rPr>
              <w:t>Prefill–Decode</w:t>
            </w:r>
            <w:r w:rsidRPr="009423A0">
              <w:rPr>
                <w:rFonts w:ascii="Times New Roman" w:hAnsi="Times New Roman" w:cs="Times New Roman"/>
              </w:rPr>
              <w:t>分离等并行方式在模型划分和执行组织上存在明显差异，使任务在运行过程中表现出不同的通信规模、通信频率和通信拓扑特征，从而显著增加调度决策难度。</w:t>
            </w:r>
            <w:r>
              <w:rPr>
                <w:rFonts w:ascii="Times New Roman" w:hAnsi="Times New Roman" w:cs="Times New Roman" w:hint="eastAsia"/>
              </w:rPr>
              <w:t>2</w:t>
            </w:r>
            <w:r>
              <w:rPr>
                <w:rFonts w:ascii="Times New Roman" w:hAnsi="Times New Roman" w:cs="Times New Roman" w:hint="eastAsia"/>
              </w:rPr>
              <w:t>）</w:t>
            </w:r>
            <w:r w:rsidRPr="00D52741">
              <w:rPr>
                <w:rFonts w:ascii="Times New Roman" w:hAnsi="Times New Roman" w:cs="Times New Roman"/>
                <w:b/>
                <w:bCs/>
              </w:rPr>
              <w:t>资源竞争性</w:t>
            </w:r>
            <w:r w:rsidRPr="009423A0">
              <w:rPr>
                <w:rFonts w:ascii="Times New Roman" w:hAnsi="Times New Roman" w:cs="Times New Roman"/>
              </w:rPr>
              <w:t>。为提高有限硬件条件下的</w:t>
            </w:r>
            <w:r w:rsidRPr="009423A0">
              <w:rPr>
                <w:rFonts w:ascii="Times New Roman" w:hAnsi="Times New Roman" w:cs="Times New Roman"/>
              </w:rPr>
              <w:t>GPU</w:t>
            </w:r>
            <w:r w:rsidRPr="009423A0">
              <w:rPr>
                <w:rFonts w:ascii="Times New Roman" w:hAnsi="Times New Roman" w:cs="Times New Roman"/>
              </w:rPr>
              <w:t>利用率，多个推理任务常以共驻方式共享同一</w:t>
            </w:r>
            <w:r w:rsidRPr="009423A0">
              <w:rPr>
                <w:rFonts w:ascii="Times New Roman" w:hAnsi="Times New Roman" w:cs="Times New Roman"/>
              </w:rPr>
              <w:t>GPU</w:t>
            </w:r>
            <w:r w:rsidRPr="009423A0">
              <w:rPr>
                <w:rFonts w:ascii="Times New Roman" w:hAnsi="Times New Roman" w:cs="Times New Roman"/>
              </w:rPr>
              <w:t>设备</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_Ref227335176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69" w:author="yafei li" w:date="2026-04-22T10:12:00Z" w16du:dateUtc="2026-04-22T02:12:00Z">
              <w:r w:rsidR="00043F98">
                <w:rPr>
                  <w:rFonts w:ascii="Times New Roman" w:hAnsi="Times New Roman" w:cs="Times New Roman"/>
                  <w:vertAlign w:val="superscript"/>
                </w:rPr>
                <w:t>[6]</w:t>
              </w:r>
            </w:ins>
            <w:del w:id="70" w:author="yafei li" w:date="2026-04-20T22:17:00Z" w16du:dateUtc="2026-04-20T14:17:00Z">
              <w:r w:rsidR="00844FCB" w:rsidRPr="00844FCB" w:rsidDel="00A22748">
                <w:rPr>
                  <w:rFonts w:ascii="Times New Roman" w:hAnsi="Times New Roman" w:cs="Times New Roman"/>
                  <w:vertAlign w:val="superscript"/>
                </w:rPr>
                <w:delText>[5]</w:delText>
              </w:r>
            </w:del>
            <w:r w:rsidR="00CF1B5A" w:rsidRPr="00844FCB">
              <w:rPr>
                <w:rFonts w:ascii="Times New Roman" w:hAnsi="Times New Roman" w:cs="Times New Roman"/>
                <w:vertAlign w:val="superscript"/>
              </w:rPr>
              <w:fldChar w:fldCharType="end"/>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_Ref227335189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71" w:author="yafei li" w:date="2026-04-22T10:12:00Z" w16du:dateUtc="2026-04-22T02:12:00Z">
              <w:r w:rsidR="00043F98">
                <w:rPr>
                  <w:rFonts w:ascii="Times New Roman" w:hAnsi="Times New Roman" w:cs="Times New Roman"/>
                  <w:vertAlign w:val="superscript"/>
                </w:rPr>
                <w:t>[7]</w:t>
              </w:r>
            </w:ins>
            <w:del w:id="72" w:author="yafei li" w:date="2026-04-20T22:17:00Z" w16du:dateUtc="2026-04-20T14:17:00Z">
              <w:r w:rsidR="00844FCB" w:rsidRPr="00844FCB" w:rsidDel="00A22748">
                <w:rPr>
                  <w:rFonts w:ascii="Times New Roman" w:hAnsi="Times New Roman" w:cs="Times New Roman"/>
                  <w:vertAlign w:val="superscript"/>
                </w:rPr>
                <w:delText>[6]</w:delText>
              </w:r>
            </w:del>
            <w:r w:rsidR="00CF1B5A" w:rsidRPr="00844FCB">
              <w:rPr>
                <w:rFonts w:ascii="Times New Roman" w:hAnsi="Times New Roman" w:cs="Times New Roman"/>
                <w:vertAlign w:val="superscript"/>
              </w:rPr>
              <w:fldChar w:fldCharType="end"/>
            </w:r>
            <w:r w:rsidRPr="009423A0">
              <w:rPr>
                <w:rFonts w:ascii="Times New Roman" w:hAnsi="Times New Roman" w:cs="Times New Roman"/>
              </w:rPr>
              <w:t>，但不同任务对</w:t>
            </w:r>
            <w:r w:rsidRPr="009423A0">
              <w:rPr>
                <w:rFonts w:ascii="Times New Roman" w:hAnsi="Times New Roman" w:cs="Times New Roman"/>
              </w:rPr>
              <w:t>SM</w:t>
            </w:r>
            <w:r w:rsidRPr="009423A0">
              <w:rPr>
                <w:rFonts w:ascii="Times New Roman" w:hAnsi="Times New Roman" w:cs="Times New Roman"/>
              </w:rPr>
              <w:t>、显存容量和显存带宽等资源的需求并不一致，不合理的资源分配容易引发计算干扰和性能退化，影响系统整体稳定性。</w:t>
            </w:r>
            <w:r>
              <w:rPr>
                <w:rFonts w:ascii="Times New Roman" w:hAnsi="Times New Roman" w:cs="Times New Roman" w:hint="eastAsia"/>
              </w:rPr>
              <w:t>3</w:t>
            </w:r>
            <w:r>
              <w:rPr>
                <w:rFonts w:ascii="Times New Roman" w:hAnsi="Times New Roman" w:cs="Times New Roman" w:hint="eastAsia"/>
              </w:rPr>
              <w:t>）</w:t>
            </w:r>
            <w:r w:rsidRPr="00D52741">
              <w:rPr>
                <w:rFonts w:ascii="Times New Roman" w:hAnsi="Times New Roman" w:cs="Times New Roman"/>
                <w:b/>
                <w:bCs/>
              </w:rPr>
              <w:t>部署受限性</w:t>
            </w:r>
            <w:r w:rsidRPr="009423A0">
              <w:rPr>
                <w:rFonts w:ascii="Times New Roman" w:hAnsi="Times New Roman" w:cs="Times New Roman"/>
              </w:rPr>
              <w:t>。与云端数据中心相比，边缘环境在计算能力、网络带宽和节点规模等方面更为受限，且边缘侧推理服务通常依托</w:t>
            </w:r>
            <w:r w:rsidRPr="009423A0">
              <w:rPr>
                <w:rFonts w:ascii="Times New Roman" w:hAnsi="Times New Roman" w:cs="Times New Roman"/>
              </w:rPr>
              <w:t>k3s</w:t>
            </w:r>
            <w:r w:rsidRPr="009423A0">
              <w:rPr>
                <w:rFonts w:ascii="Times New Roman" w:hAnsi="Times New Roman" w:cs="Times New Roman"/>
              </w:rPr>
              <w:t>、</w:t>
            </w:r>
            <w:r w:rsidRPr="009423A0">
              <w:rPr>
                <w:rFonts w:ascii="Times New Roman" w:hAnsi="Times New Roman" w:cs="Times New Roman"/>
              </w:rPr>
              <w:t>Kubernetes</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_Ref227335198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73" w:author="yafei li" w:date="2026-04-22T10:12:00Z" w16du:dateUtc="2026-04-22T02:12:00Z">
              <w:r w:rsidR="00043F98">
                <w:rPr>
                  <w:rFonts w:ascii="Times New Roman" w:hAnsi="Times New Roman" w:cs="Times New Roman"/>
                  <w:vertAlign w:val="superscript"/>
                </w:rPr>
                <w:t>[8]</w:t>
              </w:r>
            </w:ins>
            <w:del w:id="74" w:author="yafei li" w:date="2026-04-20T22:17:00Z" w16du:dateUtc="2026-04-20T14:17:00Z">
              <w:r w:rsidR="00844FCB" w:rsidRPr="00844FCB" w:rsidDel="00A22748">
                <w:rPr>
                  <w:rFonts w:ascii="Times New Roman" w:hAnsi="Times New Roman" w:cs="Times New Roman"/>
                  <w:vertAlign w:val="superscript"/>
                </w:rPr>
                <w:delText>[7]</w:delText>
              </w:r>
            </w:del>
            <w:r w:rsidR="00CF1B5A" w:rsidRPr="00844FCB">
              <w:rPr>
                <w:rFonts w:ascii="Times New Roman" w:hAnsi="Times New Roman" w:cs="Times New Roman"/>
                <w:vertAlign w:val="superscript"/>
              </w:rPr>
              <w:fldChar w:fldCharType="end"/>
            </w:r>
            <w:r w:rsidRPr="009423A0">
              <w:rPr>
                <w:rFonts w:ascii="Times New Roman" w:hAnsi="Times New Roman" w:cs="Times New Roman"/>
              </w:rPr>
              <w:t>等容器平台进行集群化部署，任务调度不仅受制于底层资源条件，还受到节点拓扑和网络连接质量的影响</w:t>
            </w:r>
            <w:r w:rsidR="00CF1B5A" w:rsidRPr="00844FCB">
              <w:rPr>
                <w:rFonts w:ascii="Times New Roman" w:hAnsi="Times New Roman" w:cs="Times New Roman"/>
                <w:vertAlign w:val="superscript"/>
              </w:rPr>
              <w:fldChar w:fldCharType="begin"/>
            </w:r>
            <w:r w:rsidR="00CF1B5A" w:rsidRPr="00844FCB">
              <w:rPr>
                <w:rFonts w:ascii="Times New Roman" w:hAnsi="Times New Roman" w:cs="Times New Roman"/>
                <w:vertAlign w:val="superscript"/>
              </w:rPr>
              <w:instrText xml:space="preserve"> REF _Ref227335204 \r \h </w:instrText>
            </w:r>
            <w:r w:rsidR="00844FCB">
              <w:rPr>
                <w:rFonts w:ascii="Times New Roman" w:hAnsi="Times New Roman" w:cs="Times New Roman"/>
                <w:vertAlign w:val="superscript"/>
              </w:rPr>
              <w:instrText xml:space="preserve"> \* MERGEFORMAT </w:instrText>
            </w:r>
            <w:r w:rsidR="00CF1B5A" w:rsidRPr="00844FCB">
              <w:rPr>
                <w:rFonts w:ascii="Times New Roman" w:hAnsi="Times New Roman" w:cs="Times New Roman"/>
                <w:vertAlign w:val="superscript"/>
              </w:rPr>
            </w:r>
            <w:r w:rsidR="00CF1B5A" w:rsidRPr="00844FCB">
              <w:rPr>
                <w:rFonts w:ascii="Times New Roman" w:hAnsi="Times New Roman" w:cs="Times New Roman"/>
                <w:vertAlign w:val="superscript"/>
              </w:rPr>
              <w:fldChar w:fldCharType="separate"/>
            </w:r>
            <w:ins w:id="75" w:author="yafei li" w:date="2026-04-22T10:12:00Z" w16du:dateUtc="2026-04-22T02:12:00Z">
              <w:r w:rsidR="00043F98">
                <w:rPr>
                  <w:rFonts w:ascii="Times New Roman" w:hAnsi="Times New Roman" w:cs="Times New Roman"/>
                  <w:vertAlign w:val="superscript"/>
                </w:rPr>
                <w:t>[9]</w:t>
              </w:r>
            </w:ins>
            <w:del w:id="76" w:author="yafei li" w:date="2026-04-20T22:17:00Z" w16du:dateUtc="2026-04-20T14:17:00Z">
              <w:r w:rsidR="00844FCB" w:rsidRPr="00844FCB" w:rsidDel="00A22748">
                <w:rPr>
                  <w:rFonts w:ascii="Times New Roman" w:hAnsi="Times New Roman" w:cs="Times New Roman"/>
                  <w:vertAlign w:val="superscript"/>
                </w:rPr>
                <w:delText>[8]</w:delText>
              </w:r>
            </w:del>
            <w:r w:rsidR="00CF1B5A" w:rsidRPr="00844FCB">
              <w:rPr>
                <w:rFonts w:ascii="Times New Roman" w:hAnsi="Times New Roman" w:cs="Times New Roman"/>
                <w:vertAlign w:val="superscript"/>
              </w:rPr>
              <w:fldChar w:fldCharType="end"/>
            </w:r>
            <w:r w:rsidRPr="009423A0">
              <w:rPr>
                <w:rFonts w:ascii="Times New Roman" w:hAnsi="Times New Roman" w:cs="Times New Roman"/>
              </w:rPr>
              <w:t>。因此，</w:t>
            </w:r>
            <w:r w:rsidR="00D52741" w:rsidRPr="00DA0B6A">
              <w:rPr>
                <w:rFonts w:hint="eastAsia"/>
              </w:rPr>
              <w:t>这三类特征</w:t>
            </w:r>
            <w:r w:rsidR="00D52741">
              <w:rPr>
                <w:rFonts w:hint="eastAsia"/>
              </w:rPr>
              <w:t>及其相互作用</w:t>
            </w:r>
            <w:r w:rsidRPr="009423A0">
              <w:rPr>
                <w:rFonts w:ascii="Times New Roman" w:hAnsi="Times New Roman" w:cs="Times New Roman"/>
              </w:rPr>
              <w:t>共同构成了边缘环境下大模型分布式推理调度的核心难点，使系统难以仅依靠传统调度机制同时兼顾通信效率与资源利用率。</w:t>
            </w:r>
          </w:p>
          <w:p w14:paraId="4D995CF2" w14:textId="3B9482BD" w:rsidR="00D33E0E" w:rsidRPr="001F07AF" w:rsidRDefault="00D33E0E" w:rsidP="00D33E0E">
            <w:pPr>
              <w:spacing w:line="360" w:lineRule="auto"/>
              <w:ind w:firstLineChars="200" w:firstLine="480"/>
              <w:rPr>
                <w:rFonts w:ascii="Times New Roman" w:hAnsi="Times New Roman" w:cs="Times New Roman"/>
              </w:rPr>
            </w:pPr>
            <w:r w:rsidRPr="001F07AF">
              <w:rPr>
                <w:rFonts w:ascii="Times New Roman" w:hAnsi="Times New Roman" w:cs="Times New Roman"/>
              </w:rPr>
              <w:t>针对大模型推理性能优化，现有研究已提出多种推理系统框架，为大模型服务的高效部署提供了重要技术基础。以</w:t>
            </w:r>
            <w:r w:rsidRPr="001F07AF">
              <w:rPr>
                <w:rFonts w:ascii="Times New Roman" w:hAnsi="Times New Roman" w:cs="Times New Roman"/>
              </w:rPr>
              <w:t>vLLM</w:t>
            </w:r>
            <w:ins w:id="77" w:author="yafei li" w:date="2026-04-20T22:31:00Z" w16du:dateUtc="2026-04-20T14:31:00Z">
              <w:r w:rsidR="008849B3" w:rsidRPr="008849B3">
                <w:rPr>
                  <w:rFonts w:ascii="Times New Roman" w:hAnsi="Times New Roman" w:cs="Times New Roman"/>
                  <w:vertAlign w:val="superscript"/>
                  <w:rPrChange w:id="78" w:author="yafei li" w:date="2026-04-20T22:31:00Z" w16du:dateUtc="2026-04-20T14:31:00Z">
                    <w:rPr>
                      <w:rFonts w:ascii="Times New Roman" w:hAnsi="Times New Roman" w:cs="Times New Roman"/>
                    </w:rPr>
                  </w:rPrChange>
                </w:rPr>
                <w:fldChar w:fldCharType="begin"/>
              </w:r>
              <w:r w:rsidR="008849B3" w:rsidRPr="008849B3">
                <w:rPr>
                  <w:rFonts w:ascii="Times New Roman" w:hAnsi="Times New Roman" w:cs="Times New Roman"/>
                  <w:vertAlign w:val="superscript"/>
                  <w:rPrChange w:id="79" w:author="yafei li" w:date="2026-04-20T22:31:00Z" w16du:dateUtc="2026-04-20T14:31:00Z">
                    <w:rPr>
                      <w:rFonts w:ascii="Times New Roman" w:hAnsi="Times New Roman" w:cs="Times New Roman"/>
                    </w:rPr>
                  </w:rPrChange>
                </w:rPr>
                <w:instrText xml:space="preserve"> REF _Ref227337897 \r \h </w:instrText>
              </w:r>
            </w:ins>
            <w:r w:rsidR="008849B3">
              <w:rPr>
                <w:rFonts w:ascii="Times New Roman" w:hAnsi="Times New Roman" w:cs="Times New Roman"/>
                <w:vertAlign w:val="superscript"/>
              </w:rPr>
              <w:instrText xml:space="preserve"> \* MERGEFORMAT </w:instrText>
            </w:r>
            <w:r w:rsidR="008849B3" w:rsidRPr="0022095E">
              <w:rPr>
                <w:rFonts w:ascii="Times New Roman" w:hAnsi="Times New Roman" w:cs="Times New Roman"/>
                <w:vertAlign w:val="superscript"/>
              </w:rPr>
            </w:r>
            <w:ins w:id="80" w:author="yafei li" w:date="2026-04-20T22:31:00Z" w16du:dateUtc="2026-04-20T14:31:00Z">
              <w:r w:rsidR="008849B3" w:rsidRPr="008849B3">
                <w:rPr>
                  <w:rFonts w:ascii="Times New Roman" w:hAnsi="Times New Roman" w:cs="Times New Roman"/>
                  <w:vertAlign w:val="superscript"/>
                  <w:rPrChange w:id="81" w:author="yafei li" w:date="2026-04-20T22:31:00Z" w16du:dateUtc="2026-04-20T14:31:00Z">
                    <w:rPr>
                      <w:rFonts w:ascii="Times New Roman" w:hAnsi="Times New Roman" w:cs="Times New Roman"/>
                    </w:rPr>
                  </w:rPrChange>
                </w:rPr>
                <w:fldChar w:fldCharType="separate"/>
              </w:r>
            </w:ins>
            <w:ins w:id="82" w:author="yafei li" w:date="2026-04-22T10:12:00Z" w16du:dateUtc="2026-04-22T02:12:00Z">
              <w:r w:rsidR="00043F98">
                <w:rPr>
                  <w:rFonts w:ascii="Times New Roman" w:hAnsi="Times New Roman" w:cs="Times New Roman"/>
                  <w:vertAlign w:val="superscript"/>
                </w:rPr>
                <w:t>[10]</w:t>
              </w:r>
            </w:ins>
            <w:ins w:id="83" w:author="yafei li" w:date="2026-04-20T22:31:00Z" w16du:dateUtc="2026-04-20T14:31:00Z">
              <w:r w:rsidR="008849B3" w:rsidRPr="008849B3">
                <w:rPr>
                  <w:rFonts w:ascii="Times New Roman" w:hAnsi="Times New Roman" w:cs="Times New Roman"/>
                  <w:vertAlign w:val="superscript"/>
                  <w:rPrChange w:id="84" w:author="yafei li" w:date="2026-04-20T22:31:00Z" w16du:dateUtc="2026-04-20T14:31:00Z">
                    <w:rPr>
                      <w:rFonts w:ascii="Times New Roman" w:hAnsi="Times New Roman" w:cs="Times New Roman"/>
                    </w:rPr>
                  </w:rPrChange>
                </w:rPr>
                <w:fldChar w:fldCharType="end"/>
              </w:r>
            </w:ins>
            <w:r w:rsidRPr="001F07AF">
              <w:rPr>
                <w:rFonts w:ascii="Times New Roman" w:hAnsi="Times New Roman" w:cs="Times New Roman"/>
              </w:rPr>
              <w:t>、</w:t>
            </w:r>
            <w:r w:rsidRPr="001F07AF">
              <w:rPr>
                <w:rFonts w:ascii="Times New Roman" w:hAnsi="Times New Roman" w:cs="Times New Roman"/>
              </w:rPr>
              <w:t>SGLang</w:t>
            </w:r>
            <w:ins w:id="85" w:author="yafei li" w:date="2026-04-20T22:33:00Z" w16du:dateUtc="2026-04-20T14:33:00Z">
              <w:r w:rsidR="004308FB" w:rsidRPr="004308FB">
                <w:rPr>
                  <w:rFonts w:ascii="Times New Roman" w:hAnsi="Times New Roman" w:cs="Times New Roman"/>
                  <w:vertAlign w:val="superscript"/>
                  <w:rPrChange w:id="86" w:author="yafei li" w:date="2026-04-20T22:33:00Z" w16du:dateUtc="2026-04-20T14:33:00Z">
                    <w:rPr>
                      <w:rFonts w:ascii="Times New Roman" w:hAnsi="Times New Roman" w:cs="Times New Roman"/>
                    </w:rPr>
                  </w:rPrChange>
                </w:rPr>
                <w:fldChar w:fldCharType="begin"/>
              </w:r>
              <w:r w:rsidR="004308FB" w:rsidRPr="004308FB">
                <w:rPr>
                  <w:rFonts w:ascii="Times New Roman" w:hAnsi="Times New Roman" w:cs="Times New Roman"/>
                  <w:vertAlign w:val="superscript"/>
                  <w:rPrChange w:id="87" w:author="yafei li" w:date="2026-04-20T22:33:00Z" w16du:dateUtc="2026-04-20T14:33:00Z">
                    <w:rPr>
                      <w:rFonts w:ascii="Times New Roman" w:hAnsi="Times New Roman" w:cs="Times New Roman"/>
                    </w:rPr>
                  </w:rPrChange>
                </w:rPr>
                <w:instrText xml:space="preserve"> REF _Ref227334609 \r \h </w:instrText>
              </w:r>
            </w:ins>
            <w:r w:rsidR="004308FB">
              <w:rPr>
                <w:rFonts w:ascii="Times New Roman" w:hAnsi="Times New Roman" w:cs="Times New Roman"/>
                <w:vertAlign w:val="superscript"/>
              </w:rPr>
              <w:instrText xml:space="preserve"> \* MERGEFORMAT </w:instrText>
            </w:r>
            <w:r w:rsidR="004308FB" w:rsidRPr="0022095E">
              <w:rPr>
                <w:rFonts w:ascii="Times New Roman" w:hAnsi="Times New Roman" w:cs="Times New Roman"/>
                <w:vertAlign w:val="superscript"/>
              </w:rPr>
            </w:r>
            <w:ins w:id="88" w:author="yafei li" w:date="2026-04-20T22:33:00Z" w16du:dateUtc="2026-04-20T14:33:00Z">
              <w:r w:rsidR="004308FB" w:rsidRPr="004308FB">
                <w:rPr>
                  <w:rFonts w:ascii="Times New Roman" w:hAnsi="Times New Roman" w:cs="Times New Roman"/>
                  <w:vertAlign w:val="superscript"/>
                  <w:rPrChange w:id="89" w:author="yafei li" w:date="2026-04-20T22:33:00Z" w16du:dateUtc="2026-04-20T14:33:00Z">
                    <w:rPr>
                      <w:rFonts w:ascii="Times New Roman" w:hAnsi="Times New Roman" w:cs="Times New Roman"/>
                    </w:rPr>
                  </w:rPrChange>
                </w:rPr>
                <w:fldChar w:fldCharType="separate"/>
              </w:r>
            </w:ins>
            <w:ins w:id="90" w:author="yafei li" w:date="2026-04-22T10:12:00Z" w16du:dateUtc="2026-04-22T02:12:00Z">
              <w:r w:rsidR="00043F98">
                <w:rPr>
                  <w:rFonts w:ascii="Times New Roman" w:hAnsi="Times New Roman" w:cs="Times New Roman"/>
                  <w:vertAlign w:val="superscript"/>
                </w:rPr>
                <w:t>[17]</w:t>
              </w:r>
            </w:ins>
            <w:ins w:id="91" w:author="yafei li" w:date="2026-04-20T22:33:00Z" w16du:dateUtc="2026-04-20T14:33:00Z">
              <w:r w:rsidR="004308FB" w:rsidRPr="004308FB">
                <w:rPr>
                  <w:rFonts w:ascii="Times New Roman" w:hAnsi="Times New Roman" w:cs="Times New Roman"/>
                  <w:vertAlign w:val="superscript"/>
                  <w:rPrChange w:id="92" w:author="yafei li" w:date="2026-04-20T22:33:00Z" w16du:dateUtc="2026-04-20T14:33:00Z">
                    <w:rPr>
                      <w:rFonts w:ascii="Times New Roman" w:hAnsi="Times New Roman" w:cs="Times New Roman"/>
                    </w:rPr>
                  </w:rPrChange>
                </w:rPr>
                <w:fldChar w:fldCharType="end"/>
              </w:r>
            </w:ins>
            <w:ins w:id="93" w:author="Ethan Zhai" w:date="2026-04-20T19:07:00Z" w16du:dateUtc="2026-04-20T11:07:00Z">
              <w:del w:id="94" w:author="yafei li" w:date="2026-04-20T22:33:00Z" w16du:dateUtc="2026-04-20T14:33:00Z">
                <w:r w:rsidR="008F2DC4" w:rsidDel="004308FB">
                  <w:rPr>
                    <w:rFonts w:ascii="Times New Roman" w:hAnsi="Times New Roman" w:cs="Times New Roman" w:hint="eastAsia"/>
                  </w:rPr>
                  <w:delText>【这里就可以引用了】</w:delText>
                </w:r>
              </w:del>
            </w:ins>
            <w:r w:rsidRPr="001F07AF">
              <w:rPr>
                <w:rFonts w:ascii="Times New Roman" w:hAnsi="Times New Roman" w:cs="Times New Roman"/>
              </w:rPr>
              <w:t>为代表的推理系统在推理执行优化方面展现出较强能力。其中，</w:t>
            </w:r>
            <w:r w:rsidRPr="001F07AF">
              <w:rPr>
                <w:rFonts w:ascii="Times New Roman" w:hAnsi="Times New Roman" w:cs="Times New Roman"/>
              </w:rPr>
              <w:t>vLLM</w:t>
            </w:r>
            <w:r w:rsidRPr="001F07AF">
              <w:rPr>
                <w:rFonts w:ascii="Times New Roman" w:hAnsi="Times New Roman" w:cs="Times New Roman"/>
              </w:rPr>
              <w:t>通过</w:t>
            </w:r>
            <w:r w:rsidRPr="001F07AF">
              <w:rPr>
                <w:rFonts w:ascii="Times New Roman" w:hAnsi="Times New Roman" w:cs="Times New Roman"/>
              </w:rPr>
              <w:t>PagedAttention</w:t>
            </w:r>
            <w:r w:rsidRPr="001F07AF">
              <w:rPr>
                <w:rFonts w:ascii="Times New Roman" w:hAnsi="Times New Roman" w:cs="Times New Roman"/>
              </w:rPr>
              <w:t>等机制优化</w:t>
            </w:r>
            <w:r w:rsidRPr="001F07AF">
              <w:rPr>
                <w:rFonts w:ascii="Times New Roman" w:hAnsi="Times New Roman" w:cs="Times New Roman"/>
              </w:rPr>
              <w:t>KV Cache</w:t>
            </w:r>
            <w:r w:rsidRPr="001F07AF">
              <w:rPr>
                <w:rFonts w:ascii="Times New Roman" w:hAnsi="Times New Roman" w:cs="Times New Roman"/>
              </w:rPr>
              <w:t>的显存管理，在保持推理性能的同时提升显存利用效率，从而支撑更高并发的推理请求；</w:t>
            </w:r>
            <w:r w:rsidRPr="001F07AF">
              <w:rPr>
                <w:rFonts w:ascii="Times New Roman" w:hAnsi="Times New Roman" w:cs="Times New Roman"/>
              </w:rPr>
              <w:t>SGLang</w:t>
            </w:r>
            <w:r w:rsidRPr="001F07AF">
              <w:rPr>
                <w:rFonts w:ascii="Times New Roman" w:hAnsi="Times New Roman" w:cs="Times New Roman"/>
              </w:rPr>
              <w:t>则通过结构化提示与执行流程优化，提高了复杂推理任务的执行效率与系统支撑能力。总体而言，</w:t>
            </w:r>
            <w:r w:rsidRPr="001F07AF">
              <w:rPr>
                <w:rFonts w:ascii="Times New Roman" w:hAnsi="Times New Roman" w:cs="Times New Roman"/>
              </w:rPr>
              <w:lastRenderedPageBreak/>
              <w:t>这类系统主要通过改进</w:t>
            </w:r>
            <w:r w:rsidRPr="001F07AF">
              <w:rPr>
                <w:rFonts w:ascii="Times New Roman" w:hAnsi="Times New Roman" w:cs="Times New Roman"/>
              </w:rPr>
              <w:t>KV Cache</w:t>
            </w:r>
            <w:r w:rsidRPr="001F07AF">
              <w:rPr>
                <w:rFonts w:ascii="Times New Roman" w:hAnsi="Times New Roman" w:cs="Times New Roman"/>
              </w:rPr>
              <w:t>管理、动态批处理以及推理执行调度机制，在提升系统吞吐量和降低推理延迟方面取得了显著进展。然而，现有方法的优化重点仍主要集中在推理执行层面的性能提升，对于跨节点任务调度以及通信行为优化的研究相对有限。特别是在容器化集群环境中，推理任务的资源分配通常依赖</w:t>
            </w:r>
            <w:r w:rsidRPr="001F07AF">
              <w:rPr>
                <w:rFonts w:ascii="Times New Roman" w:hAnsi="Times New Roman" w:cs="Times New Roman"/>
              </w:rPr>
              <w:t>Kubernetes</w:t>
            </w:r>
            <w:r w:rsidRPr="001F07AF">
              <w:rPr>
                <w:rFonts w:ascii="Times New Roman" w:hAnsi="Times New Roman" w:cs="Times New Roman"/>
              </w:rPr>
              <w:t>调度器，其决策主要依据</w:t>
            </w:r>
            <w:r w:rsidRPr="001F07AF">
              <w:rPr>
                <w:rFonts w:ascii="Times New Roman" w:hAnsi="Times New Roman" w:cs="Times New Roman"/>
              </w:rPr>
              <w:t>CPU</w:t>
            </w:r>
            <w:r w:rsidRPr="001F07AF">
              <w:rPr>
                <w:rFonts w:ascii="Times New Roman" w:hAnsi="Times New Roman" w:cs="Times New Roman"/>
              </w:rPr>
              <w:t>、</w:t>
            </w:r>
            <w:r w:rsidRPr="001F07AF">
              <w:rPr>
                <w:rFonts w:ascii="Times New Roman" w:hAnsi="Times New Roman" w:cs="Times New Roman"/>
              </w:rPr>
              <w:t>GPU</w:t>
            </w:r>
            <w:r w:rsidRPr="001F07AF">
              <w:rPr>
                <w:rFonts w:ascii="Times New Roman" w:hAnsi="Times New Roman" w:cs="Times New Roman"/>
              </w:rPr>
              <w:t>数量以及节点资源利用率等指标，缺乏对推理任务通信关系的感知能力，也难以支持</w:t>
            </w:r>
            <w:r w:rsidRPr="001F07AF">
              <w:rPr>
                <w:rFonts w:ascii="Times New Roman" w:hAnsi="Times New Roman" w:cs="Times New Roman"/>
              </w:rPr>
              <w:t>GPU</w:t>
            </w:r>
            <w:r w:rsidRPr="001F07AF">
              <w:rPr>
                <w:rFonts w:ascii="Times New Roman" w:hAnsi="Times New Roman" w:cs="Times New Roman"/>
              </w:rPr>
              <w:t>内部计算资源的细粒度调度。</w:t>
            </w:r>
          </w:p>
          <w:p w14:paraId="780B404B" w14:textId="14CFA448" w:rsidR="00E42C3E" w:rsidRDefault="000868AD" w:rsidP="00C17E7A">
            <w:pPr>
              <w:spacing w:line="360" w:lineRule="auto"/>
              <w:ind w:firstLineChars="200" w:firstLine="480"/>
              <w:rPr>
                <w:rFonts w:ascii="Times New Roman" w:hAnsi="Times New Roman" w:cs="Times New Roman"/>
              </w:rPr>
            </w:pPr>
            <w:r w:rsidRPr="001F07AF">
              <w:rPr>
                <w:rFonts w:ascii="Times New Roman" w:hAnsi="Times New Roman" w:cs="Times New Roman"/>
              </w:rPr>
              <w:t>因此</w:t>
            </w:r>
            <w:r w:rsidR="00D33E0E" w:rsidRPr="001F07AF">
              <w:rPr>
                <w:rFonts w:ascii="Times New Roman" w:hAnsi="Times New Roman" w:cs="Times New Roman"/>
              </w:rPr>
              <w:t>，面向边缘场景的复杂分布式推理任务调度仍然面临诸多挑战。由于任务特征与资源约束之间存在复杂耦合关系，现有方法在任务建模与调度优化方面仍存在明显局限，相关问题仍有待进一步深入研究。</w:t>
            </w:r>
          </w:p>
          <w:p w14:paraId="4699CE7F" w14:textId="1AB64F19" w:rsidR="0006361F" w:rsidRDefault="00542931" w:rsidP="0006361F">
            <w:pPr>
              <w:spacing w:line="360" w:lineRule="auto"/>
              <w:ind w:firstLineChars="200" w:firstLine="489"/>
              <w:rPr>
                <w:rFonts w:ascii="Times New Roman" w:hAnsi="Times New Roman" w:cs="Times New Roman"/>
                <w:b/>
                <w:bCs/>
              </w:rPr>
            </w:pPr>
            <w:r w:rsidRPr="001F07AF">
              <w:rPr>
                <w:rFonts w:ascii="Times New Roman" w:hAnsi="Times New Roman" w:cs="Times New Roman"/>
                <w:b/>
                <w:bCs/>
              </w:rPr>
              <w:t>（</w:t>
            </w:r>
            <w:r w:rsidRPr="001F07AF">
              <w:rPr>
                <w:rFonts w:ascii="Times New Roman" w:hAnsi="Times New Roman" w:cs="Times New Roman"/>
                <w:b/>
                <w:bCs/>
              </w:rPr>
              <w:t>1</w:t>
            </w:r>
            <w:r w:rsidRPr="001F07AF">
              <w:rPr>
                <w:rFonts w:ascii="Times New Roman" w:hAnsi="Times New Roman" w:cs="Times New Roman"/>
                <w:b/>
                <w:bCs/>
              </w:rPr>
              <w:t>）</w:t>
            </w:r>
            <w:r w:rsidRPr="00542931">
              <w:rPr>
                <w:rFonts w:ascii="Times New Roman" w:hAnsi="Times New Roman" w:cs="Times New Roman"/>
                <w:b/>
                <w:bCs/>
              </w:rPr>
              <w:t>分布式推理任务通信模式</w:t>
            </w:r>
            <w:ins w:id="95" w:author="Ethan Zhai" w:date="2026-04-20T19:08:00Z" w16du:dateUtc="2026-04-20T11:08:00Z">
              <w:r w:rsidR="008F2DC4">
                <w:rPr>
                  <w:rFonts w:ascii="Times New Roman" w:hAnsi="Times New Roman" w:cs="Times New Roman" w:hint="eastAsia"/>
                  <w:b/>
                  <w:bCs/>
                </w:rPr>
                <w:t>感知预测难</w:t>
              </w:r>
            </w:ins>
            <w:del w:id="96" w:author="Ethan Zhai" w:date="2026-04-20T19:08:00Z" w16du:dateUtc="2026-04-20T11:08:00Z">
              <w:r w:rsidRPr="00542931" w:rsidDel="008F2DC4">
                <w:rPr>
                  <w:rFonts w:ascii="Times New Roman" w:hAnsi="Times New Roman" w:cs="Times New Roman"/>
                  <w:b/>
                  <w:bCs/>
                </w:rPr>
                <w:delText>难以感知与预测</w:delText>
              </w:r>
            </w:del>
          </w:p>
          <w:p w14:paraId="23CA0EDF" w14:textId="34AB9EDF" w:rsidR="00542931" w:rsidRPr="0006361F" w:rsidRDefault="0006361F" w:rsidP="0006361F">
            <w:pPr>
              <w:spacing w:line="360" w:lineRule="auto"/>
              <w:ind w:firstLineChars="200" w:firstLine="480"/>
              <w:rPr>
                <w:rFonts w:ascii="Times New Roman" w:hAnsi="Times New Roman" w:cs="Times New Roman"/>
                <w:b/>
                <w:bCs/>
              </w:rPr>
            </w:pPr>
            <w:r w:rsidRPr="0006361F">
              <w:rPr>
                <w:rFonts w:ascii="Times New Roman" w:hAnsi="Times New Roman" w:cs="Times New Roman"/>
              </w:rPr>
              <w:t>分布式大模型推理任务在推理阶段、并行方式以及通信机制等方面存在显著差异，不同任务在通信粒度、通信频率及通信拓扑结构上呈现出复杂且动态变化的特征。例如，</w:t>
            </w:r>
            <w:r w:rsidRPr="0006361F">
              <w:rPr>
                <w:rFonts w:ascii="Times New Roman" w:hAnsi="Times New Roman" w:cs="Times New Roman"/>
              </w:rPr>
              <w:t>Prefill</w:t>
            </w:r>
            <w:r w:rsidRPr="0006361F">
              <w:rPr>
                <w:rFonts w:ascii="Times New Roman" w:hAnsi="Times New Roman" w:cs="Times New Roman"/>
              </w:rPr>
              <w:t>阶段以大规模通信为主，而</w:t>
            </w:r>
            <w:r w:rsidRPr="0006361F">
              <w:rPr>
                <w:rFonts w:ascii="Times New Roman" w:hAnsi="Times New Roman" w:cs="Times New Roman"/>
              </w:rPr>
              <w:t>Decode</w:t>
            </w:r>
            <w:r w:rsidRPr="0006361F">
              <w:rPr>
                <w:rFonts w:ascii="Times New Roman" w:hAnsi="Times New Roman" w:cs="Times New Roman"/>
              </w:rPr>
              <w:t>阶段则表现为高频小规模通信，不同并行策略下通信模式也存在明显差异。这种多维度差异使得推理任务的通信行为在调度前难以被准确感知与刻画。现有调度机制主要依赖</w:t>
            </w:r>
            <w:r w:rsidRPr="0006361F">
              <w:rPr>
                <w:rFonts w:ascii="Times New Roman" w:hAnsi="Times New Roman" w:cs="Times New Roman"/>
              </w:rPr>
              <w:t>CPU</w:t>
            </w:r>
            <w:r w:rsidRPr="0006361F">
              <w:rPr>
                <w:rFonts w:ascii="Times New Roman" w:hAnsi="Times New Roman" w:cs="Times New Roman"/>
              </w:rPr>
              <w:t>、</w:t>
            </w:r>
            <w:r w:rsidRPr="0006361F">
              <w:rPr>
                <w:rFonts w:ascii="Times New Roman" w:hAnsi="Times New Roman" w:cs="Times New Roman"/>
              </w:rPr>
              <w:t>GPU</w:t>
            </w:r>
            <w:r w:rsidRPr="0006361F">
              <w:rPr>
                <w:rFonts w:ascii="Times New Roman" w:hAnsi="Times New Roman" w:cs="Times New Roman"/>
              </w:rPr>
              <w:t>数量及节点资源利用率等粗粒度指标进行决策，缺乏对任务通信模式的建模能力，难以在调度前预测不同部署方案下的通信开销</w:t>
            </w:r>
            <w:r>
              <w:rPr>
                <w:rFonts w:ascii="Times New Roman" w:hAnsi="Times New Roman" w:cs="Times New Roman" w:hint="eastAsia"/>
              </w:rPr>
              <w:t>，</w:t>
            </w:r>
            <w:r w:rsidRPr="0006361F">
              <w:rPr>
                <w:rFonts w:ascii="Times New Roman" w:hAnsi="Times New Roman" w:cs="Times New Roman"/>
              </w:rPr>
              <w:t>由此导致任务部署后产生大量</w:t>
            </w:r>
            <w:r>
              <w:rPr>
                <w:rFonts w:ascii="Times New Roman" w:hAnsi="Times New Roman" w:cs="Times New Roman" w:hint="eastAsia"/>
              </w:rPr>
              <w:t>高开销</w:t>
            </w:r>
            <w:r w:rsidRPr="0006361F">
              <w:rPr>
                <w:rFonts w:ascii="Times New Roman" w:hAnsi="Times New Roman" w:cs="Times New Roman"/>
              </w:rPr>
              <w:t>通信，增加通信延迟并降低整体推理性能。因此，如何在调度前对分布式推理任务的通信模式进行有效建模与预测，构建通信感知的调度决策依据，成为亟需解决的关键问题</w:t>
            </w:r>
            <w:ins w:id="97" w:author="Ethan Zhai" w:date="2026-04-20T19:09:00Z" w16du:dateUtc="2026-04-20T11:09:00Z">
              <w:r w:rsidR="008F2DC4">
                <w:rPr>
                  <w:rFonts w:ascii="Times New Roman" w:hAnsi="Times New Roman" w:cs="Times New Roman" w:hint="eastAsia"/>
                </w:rPr>
                <w:t>。</w:t>
              </w:r>
            </w:ins>
          </w:p>
          <w:p w14:paraId="62AE73A2" w14:textId="77777777" w:rsidR="00E42C3E" w:rsidRPr="001F07AF" w:rsidRDefault="00E42C3E" w:rsidP="00E42C3E">
            <w:pPr>
              <w:spacing w:line="360" w:lineRule="auto"/>
              <w:ind w:firstLineChars="200" w:firstLine="489"/>
              <w:rPr>
                <w:rFonts w:ascii="Times New Roman" w:hAnsi="Times New Roman" w:cs="Times New Roman"/>
                <w:b/>
                <w:bCs/>
              </w:rPr>
            </w:pPr>
            <w:r w:rsidRPr="001F07AF">
              <w:rPr>
                <w:rFonts w:ascii="Times New Roman" w:hAnsi="Times New Roman" w:cs="Times New Roman"/>
                <w:b/>
                <w:bCs/>
              </w:rPr>
              <w:t>（</w:t>
            </w:r>
            <w:r w:rsidRPr="001F07AF">
              <w:rPr>
                <w:rFonts w:ascii="Times New Roman" w:hAnsi="Times New Roman" w:cs="Times New Roman"/>
                <w:b/>
                <w:bCs/>
              </w:rPr>
              <w:t>2</w:t>
            </w:r>
            <w:r w:rsidRPr="001F07AF">
              <w:rPr>
                <w:rFonts w:ascii="Times New Roman" w:hAnsi="Times New Roman" w:cs="Times New Roman"/>
                <w:b/>
                <w:bCs/>
              </w:rPr>
              <w:t>）</w:t>
            </w:r>
            <w:r w:rsidRPr="001F07AF">
              <w:rPr>
                <w:rFonts w:ascii="Times New Roman" w:hAnsi="Times New Roman" w:cs="Times New Roman"/>
                <w:b/>
                <w:bCs/>
              </w:rPr>
              <w:t>GPU</w:t>
            </w:r>
            <w:r w:rsidRPr="001F07AF">
              <w:rPr>
                <w:rFonts w:ascii="Times New Roman" w:hAnsi="Times New Roman" w:cs="Times New Roman"/>
                <w:b/>
                <w:bCs/>
              </w:rPr>
              <w:t>共享环境下资源</w:t>
            </w:r>
            <w:r w:rsidR="00EF63A3" w:rsidRPr="00EF63A3">
              <w:rPr>
                <w:b/>
                <w:bCs/>
              </w:rPr>
              <w:t>竞争协调</w:t>
            </w:r>
            <w:r w:rsidRPr="001F07AF">
              <w:rPr>
                <w:rFonts w:ascii="Times New Roman" w:hAnsi="Times New Roman" w:cs="Times New Roman"/>
                <w:b/>
                <w:bCs/>
              </w:rPr>
              <w:t>难</w:t>
            </w:r>
            <w:del w:id="98" w:author="liyafei06" w:date="2026-07-05T19:26:00Z" w16du:dateUtc="2026-07-05T11:26:00Z">
              <w:r w:rsidR="00055426" w:rsidRPr="001F07AF" w:rsidDel="00D85D60">
                <w:rPr>
                  <w:rFonts w:ascii="Times New Roman" w:hAnsi="Times New Roman" w:cs="Times New Roman"/>
                  <w:b/>
                  <w:bCs/>
                </w:rPr>
                <w:delText>：</w:delText>
              </w:r>
            </w:del>
          </w:p>
          <w:p w14:paraId="614DE205" w14:textId="4BC2D5A7" w:rsidR="00D35981" w:rsidRPr="00D35981" w:rsidRDefault="00D35981" w:rsidP="00C17E7A">
            <w:pPr>
              <w:spacing w:line="360" w:lineRule="auto"/>
              <w:ind w:firstLineChars="200" w:firstLine="480"/>
              <w:rPr>
                <w:rFonts w:ascii="Times New Roman" w:hAnsi="Times New Roman" w:cs="Times New Roman"/>
              </w:rPr>
            </w:pPr>
            <w:r w:rsidRPr="00D35981">
              <w:rPr>
                <w:rFonts w:ascii="Times New Roman" w:hAnsi="Times New Roman" w:cs="Times New Roman"/>
              </w:rPr>
              <w:t>在边缘计算环境中，由于</w:t>
            </w:r>
            <w:r w:rsidRPr="00D35981">
              <w:rPr>
                <w:rFonts w:ascii="Times New Roman" w:hAnsi="Times New Roman" w:cs="Times New Roman"/>
              </w:rPr>
              <w:t>GPU</w:t>
            </w:r>
            <w:r w:rsidRPr="00D35981">
              <w:rPr>
                <w:rFonts w:ascii="Times New Roman" w:hAnsi="Times New Roman" w:cs="Times New Roman"/>
              </w:rPr>
              <w:t>资源相对受限，多任务共驻运行成为提升设备利用率的重要方式，不同推理任务往往需要共享</w:t>
            </w:r>
            <w:r w:rsidRPr="00D35981">
              <w:rPr>
                <w:rFonts w:ascii="Times New Roman" w:hAnsi="Times New Roman" w:cs="Times New Roman"/>
              </w:rPr>
              <w:t>Streaming Multiprocessor</w:t>
            </w:r>
            <w:r w:rsidRPr="00D35981">
              <w:rPr>
                <w:rFonts w:ascii="Times New Roman" w:hAnsi="Times New Roman" w:cs="Times New Roman"/>
              </w:rPr>
              <w:t>（</w:t>
            </w:r>
            <w:r w:rsidRPr="00D35981">
              <w:rPr>
                <w:rFonts w:ascii="Times New Roman" w:hAnsi="Times New Roman" w:cs="Times New Roman"/>
              </w:rPr>
              <w:t>SM</w:t>
            </w:r>
            <w:r w:rsidRPr="00D35981">
              <w:rPr>
                <w:rFonts w:ascii="Times New Roman" w:hAnsi="Times New Roman" w:cs="Times New Roman"/>
              </w:rPr>
              <w:t>）、显存容量和显存带宽等关键硬件资源。然而，不同任务在计算强度、显存占用、带宽敏感性和执行时长等方面存在显著差异，多个任务</w:t>
            </w:r>
            <w:r w:rsidR="00C17E7A">
              <w:rPr>
                <w:rFonts w:ascii="Times New Roman" w:hAnsi="Times New Roman" w:cs="Times New Roman" w:hint="eastAsia"/>
              </w:rPr>
              <w:t>共驻</w:t>
            </w:r>
            <w:r w:rsidRPr="00D35981">
              <w:rPr>
                <w:rFonts w:ascii="Times New Roman" w:hAnsi="Times New Roman" w:cs="Times New Roman" w:hint="eastAsia"/>
              </w:rPr>
              <w:t>运</w:t>
            </w:r>
            <w:r w:rsidRPr="00D35981">
              <w:rPr>
                <w:rFonts w:ascii="Times New Roman" w:hAnsi="Times New Roman" w:cs="Times New Roman"/>
              </w:rPr>
              <w:t>行容易在</w:t>
            </w:r>
            <w:r w:rsidRPr="00D35981">
              <w:rPr>
                <w:rFonts w:ascii="Times New Roman" w:hAnsi="Times New Roman" w:cs="Times New Roman"/>
              </w:rPr>
              <w:t>GPU</w:t>
            </w:r>
            <w:r w:rsidRPr="00D35981">
              <w:rPr>
                <w:rFonts w:ascii="Times New Roman" w:hAnsi="Times New Roman" w:cs="Times New Roman"/>
              </w:rPr>
              <w:t>内部形成复杂的资源竞争与性能干扰。一方面，粗粒度的独占式分配会导致</w:t>
            </w:r>
            <w:r w:rsidRPr="00D35981">
              <w:rPr>
                <w:rFonts w:ascii="Times New Roman" w:hAnsi="Times New Roman" w:cs="Times New Roman"/>
              </w:rPr>
              <w:t>GPU</w:t>
            </w:r>
            <w:r w:rsidRPr="00D35981">
              <w:rPr>
                <w:rFonts w:ascii="Times New Roman" w:hAnsi="Times New Roman" w:cs="Times New Roman"/>
              </w:rPr>
              <w:t>利用率不足；另一方面，</w:t>
            </w:r>
            <w:r w:rsidR="00C17E7A">
              <w:t>仅采用静态比例划分</w:t>
            </w:r>
            <w:r w:rsidRPr="00D35981">
              <w:rPr>
                <w:rFonts w:ascii="Times New Roman" w:hAnsi="Times New Roman" w:cs="Times New Roman"/>
              </w:rPr>
              <w:t>的</w:t>
            </w:r>
            <w:r w:rsidR="00C17E7A">
              <w:rPr>
                <w:rFonts w:ascii="Times New Roman" w:hAnsi="Times New Roman" w:cs="Times New Roman" w:hint="eastAsia"/>
              </w:rPr>
              <w:t>GPU</w:t>
            </w:r>
            <w:r w:rsidRPr="00D35981">
              <w:rPr>
                <w:rFonts w:ascii="Times New Roman" w:hAnsi="Times New Roman" w:cs="Times New Roman"/>
              </w:rPr>
              <w:t>共享方式</w:t>
            </w:r>
            <w:r w:rsidR="00C17E7A" w:rsidRPr="00C17E7A">
              <w:rPr>
                <w:rFonts w:ascii="Times New Roman" w:hAnsi="Times New Roman" w:cs="Times New Roman"/>
              </w:rPr>
              <w:t>而不考虑任务在计算强度、显存占用和带宽需求上的差异，则容易引发资源争用，导致任务时延上升、吞吐下降，难以保证推理性能。</w:t>
            </w:r>
            <w:r w:rsidRPr="00D35981">
              <w:rPr>
                <w:rFonts w:ascii="Times New Roman" w:hAnsi="Times New Roman" w:cs="Times New Roman"/>
              </w:rPr>
              <w:t>现有调度机制大多仍以整卡级资源分配为主，缺乏面向</w:t>
            </w:r>
            <w:r w:rsidRPr="00D35981">
              <w:rPr>
                <w:rFonts w:ascii="Times New Roman" w:hAnsi="Times New Roman" w:cs="Times New Roman"/>
              </w:rPr>
              <w:t>GPU</w:t>
            </w:r>
            <w:r w:rsidRPr="00D35981">
              <w:rPr>
                <w:rFonts w:ascii="Times New Roman" w:hAnsi="Times New Roman" w:cs="Times New Roman"/>
              </w:rPr>
              <w:t>内部计算资源的细粒度管理能力，难以根据任务特征动态协调</w:t>
            </w:r>
            <w:r w:rsidRPr="00D35981">
              <w:rPr>
                <w:rFonts w:ascii="Times New Roman" w:hAnsi="Times New Roman" w:cs="Times New Roman"/>
              </w:rPr>
              <w:t>SM</w:t>
            </w:r>
            <w:r w:rsidRPr="00D35981">
              <w:rPr>
                <w:rFonts w:ascii="Times New Roman" w:hAnsi="Times New Roman" w:cs="Times New Roman"/>
              </w:rPr>
              <w:t>、显存和带宽等资源的使用关系。因此，如何在</w:t>
            </w:r>
            <w:r w:rsidRPr="00D35981">
              <w:rPr>
                <w:rFonts w:ascii="Times New Roman" w:hAnsi="Times New Roman" w:cs="Times New Roman"/>
              </w:rPr>
              <w:t>GPU</w:t>
            </w:r>
            <w:r w:rsidRPr="00D35981">
              <w:rPr>
                <w:rFonts w:ascii="Times New Roman" w:hAnsi="Times New Roman" w:cs="Times New Roman"/>
              </w:rPr>
              <w:t>共享环境下刻画任务间的资源</w:t>
            </w:r>
            <w:r w:rsidRPr="00D35981">
              <w:rPr>
                <w:rFonts w:ascii="Times New Roman" w:hAnsi="Times New Roman" w:cs="Times New Roman"/>
              </w:rPr>
              <w:lastRenderedPageBreak/>
              <w:t>竞争特征，设计细粒度资源调度机制，并实现资源利用率与推理性能之间的有效平衡，</w:t>
            </w:r>
            <w:r w:rsidR="00C17E7A" w:rsidRPr="001F07AF">
              <w:rPr>
                <w:rFonts w:ascii="Times New Roman" w:hAnsi="Times New Roman" w:cs="Times New Roman"/>
              </w:rPr>
              <w:t>仍然是</w:t>
            </w:r>
            <w:r w:rsidRPr="00D35981">
              <w:rPr>
                <w:rFonts w:ascii="Times New Roman" w:hAnsi="Times New Roman" w:cs="Times New Roman"/>
              </w:rPr>
              <w:t>分布式推理系统中的关键研究问题。</w:t>
            </w:r>
          </w:p>
          <w:p w14:paraId="2F537C49" w14:textId="67BAA8AD" w:rsidR="00685290" w:rsidRPr="0035590C" w:rsidRDefault="00D33E0E" w:rsidP="0035590C">
            <w:pPr>
              <w:spacing w:line="360" w:lineRule="auto"/>
              <w:ind w:firstLineChars="200" w:firstLine="480"/>
              <w:rPr>
                <w:rFonts w:ascii="Times New Roman" w:hAnsi="Times New Roman" w:cs="Times New Roman"/>
              </w:rPr>
            </w:pPr>
            <w:r w:rsidRPr="001F07AF">
              <w:rPr>
                <w:rFonts w:ascii="Times New Roman" w:hAnsi="Times New Roman" w:cs="Times New Roman"/>
              </w:rPr>
              <w:t>综上所述，在分布式大模型推理系统中，复杂的通信行为与</w:t>
            </w:r>
            <w:r w:rsidRPr="001F07AF">
              <w:rPr>
                <w:rFonts w:ascii="Times New Roman" w:hAnsi="Times New Roman" w:cs="Times New Roman"/>
              </w:rPr>
              <w:t>GPU</w:t>
            </w:r>
            <w:r w:rsidRPr="001F07AF">
              <w:rPr>
                <w:rFonts w:ascii="Times New Roman" w:hAnsi="Times New Roman" w:cs="Times New Roman"/>
              </w:rPr>
              <w:t>资源共享机制共同增加了推理任务调度的难度。现有推理框架与容器调度机制在通信感知能力和细粒度资源管理方面仍存在明显不足，难以满足复杂推理任务场景下的性能优化需求。因此，有必要围绕分布式推理任务通信模式</w:t>
            </w:r>
            <w:r w:rsidR="00472DDB">
              <w:rPr>
                <w:rFonts w:ascii="Times New Roman" w:hAnsi="Times New Roman" w:cs="Times New Roman" w:hint="eastAsia"/>
              </w:rPr>
              <w:t>抽取、通信代价预测</w:t>
            </w:r>
            <w:r w:rsidRPr="001F07AF">
              <w:rPr>
                <w:rFonts w:ascii="Times New Roman" w:hAnsi="Times New Roman" w:cs="Times New Roman" w:hint="eastAsia"/>
              </w:rPr>
              <w:t>与</w:t>
            </w:r>
            <w:r w:rsidRPr="001F07AF">
              <w:rPr>
                <w:rFonts w:ascii="Times New Roman" w:hAnsi="Times New Roman" w:cs="Times New Roman"/>
              </w:rPr>
              <w:t>GPU</w:t>
            </w:r>
            <w:r w:rsidRPr="001F07AF">
              <w:rPr>
                <w:rFonts w:ascii="Times New Roman" w:hAnsi="Times New Roman" w:cs="Times New Roman"/>
              </w:rPr>
              <w:t>资源调度机制开展深入研究。基于此，本</w:t>
            </w:r>
            <w:r w:rsidR="00055426" w:rsidRPr="001F07AF">
              <w:rPr>
                <w:rFonts w:ascii="Times New Roman" w:hAnsi="Times New Roman" w:cs="Times New Roman"/>
              </w:rPr>
              <w:t>课题</w:t>
            </w:r>
            <w:ins w:id="99" w:author="yafei li" w:date="2026-04-20T22:55:00Z" w16du:dateUtc="2026-04-20T14:55:00Z">
              <w:r w:rsidR="004308FB">
                <w:t>面向</w:t>
              </w:r>
              <w:r w:rsidR="004308FB" w:rsidRPr="003C610A">
                <w:rPr>
                  <w:rStyle w:val="af4"/>
                  <w:b w:val="0"/>
                  <w:bCs w:val="0"/>
                  <w:rPrChange w:id="100" w:author="yafei li" w:date="2026-04-20T22:55:00Z" w16du:dateUtc="2026-04-20T14:55:00Z">
                    <w:rPr>
                      <w:rStyle w:val="af4"/>
                    </w:rPr>
                  </w:rPrChange>
                </w:rPr>
                <w:t>边缘场景下容器化分布式推理任务</w:t>
              </w:r>
              <w:r w:rsidR="003C610A">
                <w:rPr>
                  <w:rStyle w:val="af4"/>
                  <w:rFonts w:hint="eastAsia"/>
                  <w:b w:val="0"/>
                  <w:bCs w:val="0"/>
                </w:rPr>
                <w:t>，</w:t>
              </w:r>
            </w:ins>
            <w:r w:rsidRPr="001F07AF">
              <w:rPr>
                <w:rFonts w:ascii="Times New Roman" w:hAnsi="Times New Roman" w:cs="Times New Roman"/>
              </w:rPr>
              <w:t>拟研究</w:t>
            </w:r>
            <w:commentRangeStart w:id="101"/>
            <w:r w:rsidRPr="001F07AF">
              <w:rPr>
                <w:rFonts w:ascii="Times New Roman" w:hAnsi="Times New Roman" w:cs="Times New Roman"/>
              </w:rPr>
              <w:t>一种</w:t>
            </w:r>
            <w:ins w:id="102" w:author="yafei li" w:date="2026-04-20T22:55:00Z" w16du:dateUtc="2026-04-20T14:55:00Z">
              <w:r w:rsidR="003C610A">
                <w:t>细粒度资源感知调度机制</w:t>
              </w:r>
            </w:ins>
            <w:del w:id="103" w:author="yafei li" w:date="2026-04-20T22:55:00Z" w16du:dateUtc="2026-04-20T14:55:00Z">
              <w:r w:rsidRPr="001F07AF" w:rsidDel="003C610A">
                <w:rPr>
                  <w:rFonts w:ascii="Times New Roman" w:hAnsi="Times New Roman" w:cs="Times New Roman"/>
                </w:rPr>
                <w:delText>面向分布式推理系统的通信感知调度方法</w:delText>
              </w:r>
              <w:commentRangeEnd w:id="101"/>
              <w:r w:rsidR="004308FB" w:rsidRPr="001F07AF" w:rsidDel="003C610A">
                <w:rPr>
                  <w:rStyle w:val="af"/>
                  <w:rFonts w:ascii="Times New Roman" w:hAnsi="Times New Roman" w:cs="Times New Roman"/>
                  <w:sz w:val="24"/>
                  <w:szCs w:val="24"/>
                </w:rPr>
                <w:commentReference w:id="101"/>
              </w:r>
            </w:del>
            <w:r w:rsidRPr="001F07AF">
              <w:rPr>
                <w:rFonts w:ascii="Times New Roman" w:hAnsi="Times New Roman" w:cs="Times New Roman"/>
              </w:rPr>
              <w:t>，通过构建推理任务</w:t>
            </w:r>
            <w:r w:rsidR="00472DDB" w:rsidRPr="00472DDB">
              <w:rPr>
                <w:rFonts w:ascii="Times New Roman" w:hAnsi="Times New Roman" w:cs="Times New Roman"/>
              </w:rPr>
              <w:t>通信模式抽取与代价预测</w:t>
            </w:r>
            <w:r w:rsidR="00472DDB">
              <w:rPr>
                <w:rFonts w:ascii="Times New Roman" w:hAnsi="Times New Roman" w:cs="Times New Roman" w:hint="eastAsia"/>
              </w:rPr>
              <w:t>方法</w:t>
            </w:r>
            <w:r w:rsidRPr="001F07AF">
              <w:rPr>
                <w:rFonts w:ascii="Times New Roman" w:hAnsi="Times New Roman" w:cs="Times New Roman"/>
              </w:rPr>
              <w:t>，并结合多阶段资源调度策略，实现推理任务部署与</w:t>
            </w:r>
            <w:r w:rsidRPr="001F07AF">
              <w:rPr>
                <w:rFonts w:ascii="Times New Roman" w:hAnsi="Times New Roman" w:cs="Times New Roman"/>
              </w:rPr>
              <w:t>GPU</w:t>
            </w:r>
            <w:r w:rsidRPr="001F07AF">
              <w:rPr>
                <w:rFonts w:ascii="Times New Roman" w:hAnsi="Times New Roman" w:cs="Times New Roman"/>
              </w:rPr>
              <w:t>资源分配的协同优化，从而提升分布式推理系统的整体性能和资源利用效率。</w:t>
            </w:r>
          </w:p>
          <w:p w14:paraId="30D3C93F" w14:textId="77777777" w:rsidR="009B6968" w:rsidRPr="001055CB" w:rsidRDefault="009B6968" w:rsidP="004227F0">
            <w:pPr>
              <w:spacing w:line="400" w:lineRule="exact"/>
              <w:rPr>
                <w:b/>
                <w:bCs/>
              </w:rPr>
            </w:pPr>
            <w:bookmarkStart w:id="104" w:name="_Hlk194758836"/>
            <w:r w:rsidRPr="001055CB">
              <w:rPr>
                <w:rFonts w:hint="eastAsia"/>
                <w:b/>
                <w:bCs/>
              </w:rPr>
              <w:t>二、国内外研究现状与发展动态</w:t>
            </w:r>
          </w:p>
          <w:p w14:paraId="47DC4FBA" w14:textId="77777777" w:rsidR="005E5799" w:rsidRDefault="005E5799" w:rsidP="005E5799">
            <w:pPr>
              <w:spacing w:line="360" w:lineRule="auto"/>
              <w:rPr>
                <w:b/>
                <w:bCs/>
                <w:szCs w:val="32"/>
              </w:rPr>
            </w:pPr>
            <w:r w:rsidRPr="001F07AF">
              <w:rPr>
                <w:rFonts w:ascii="Times New Roman" w:hAnsi="Times New Roman" w:cs="Times New Roman"/>
                <w:b/>
                <w:bCs/>
              </w:rPr>
              <w:t>2.1</w:t>
            </w:r>
            <w:r w:rsidR="001055CB" w:rsidRPr="001055CB">
              <w:rPr>
                <w:b/>
                <w:bCs/>
                <w:szCs w:val="32"/>
              </w:rPr>
              <w:t>大模型推理系统研究现状</w:t>
            </w:r>
          </w:p>
          <w:p w14:paraId="69EB643D" w14:textId="77777777" w:rsidR="000E181C" w:rsidRPr="000E181C" w:rsidRDefault="00AC3480" w:rsidP="000E181C">
            <w:pPr>
              <w:widowControl w:val="0"/>
              <w:spacing w:line="360" w:lineRule="auto"/>
              <w:ind w:firstLineChars="200" w:firstLine="480"/>
              <w:jc w:val="both"/>
              <w:rPr>
                <w:rFonts w:ascii="Times New Roman" w:hAnsi="Times New Roman" w:cs="Times New Roman"/>
                <w:kern w:val="2"/>
              </w:rPr>
            </w:pPr>
            <w:r>
              <w:t>随着大语言模型（</w:t>
            </w:r>
            <w:r w:rsidRPr="001F07AF">
              <w:rPr>
                <w:rFonts w:ascii="Times New Roman" w:hAnsi="Times New Roman" w:cs="Times New Roman"/>
              </w:rPr>
              <w:t>LLM</w:t>
            </w:r>
            <w:r>
              <w:t>）的快速发展，尤其是模型参数规模从百亿级别扩展到万亿级别，推理过程中的计算、内存、通信和延迟等方面的挑战，成为影响大模型实际应用的关键因素。研究者们将大量精力投入到推理部署阶段的系统优化，提出了多种优化策略以提升推理性能和效率。</w:t>
            </w:r>
          </w:p>
          <w:p w14:paraId="067177EB" w14:textId="24B206DD"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在推理执行优化方面，研究者围绕内存管理与计算效率开展了大量工作。</w:t>
            </w:r>
            <w:r w:rsidRPr="000E181C">
              <w:rPr>
                <w:rFonts w:ascii="Times New Roman" w:hAnsi="Times New Roman" w:cs="Times New Roman"/>
                <w:kern w:val="2"/>
              </w:rPr>
              <w:t>PagedAttention</w:t>
            </w:r>
            <w:ins w:id="105" w:author="yafei li" w:date="2026-04-20T23:03:00Z" w16du:dateUtc="2026-04-20T15:03: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_Ref227337897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06" w:author="yafei li" w:date="2026-04-20T23:03:00Z" w16du:dateUtc="2026-04-20T15:03:00Z">
              <w:r w:rsidR="003C610A" w:rsidRPr="00844FCB">
                <w:rPr>
                  <w:rFonts w:ascii="Times New Roman" w:hAnsi="Times New Roman" w:cs="Times New Roman"/>
                  <w:kern w:val="2"/>
                  <w:vertAlign w:val="superscript"/>
                </w:rPr>
                <w:fldChar w:fldCharType="separate"/>
              </w:r>
            </w:ins>
            <w:ins w:id="107" w:author="yafei li" w:date="2026-04-22T10:12:00Z" w16du:dateUtc="2026-04-22T02:12:00Z">
              <w:r w:rsidR="00043F98">
                <w:rPr>
                  <w:rFonts w:ascii="Times New Roman" w:hAnsi="Times New Roman" w:cs="Times New Roman"/>
                  <w:kern w:val="2"/>
                  <w:vertAlign w:val="superscript"/>
                </w:rPr>
                <w:t>[10]</w:t>
              </w:r>
            </w:ins>
            <w:ins w:id="108" w:author="yafei li" w:date="2026-04-20T23:03:00Z" w16du:dateUtc="2026-04-20T15:03: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及其实现系统</w:t>
            </w:r>
            <w:r w:rsidRPr="000E181C">
              <w:rPr>
                <w:rFonts w:ascii="Times New Roman" w:hAnsi="Times New Roman" w:cs="Times New Roman"/>
                <w:kern w:val="2"/>
              </w:rPr>
              <w:t>vLLM</w:t>
            </w:r>
            <w:r w:rsidRPr="000E181C">
              <w:rPr>
                <w:rFonts w:ascii="Times New Roman" w:hAnsi="Times New Roman" w:cs="Times New Roman"/>
                <w:kern w:val="2"/>
              </w:rPr>
              <w:t>通过引入类似虚拟内存分页的机制，对</w:t>
            </w:r>
            <w:r w:rsidRPr="000E181C">
              <w:rPr>
                <w:rFonts w:ascii="Times New Roman" w:hAnsi="Times New Roman" w:cs="Times New Roman"/>
                <w:kern w:val="2"/>
              </w:rPr>
              <w:t>KV Cache</w:t>
            </w:r>
            <w:r w:rsidRPr="000E181C">
              <w:rPr>
                <w:rFonts w:ascii="Times New Roman" w:hAnsi="Times New Roman" w:cs="Times New Roman"/>
                <w:kern w:val="2"/>
              </w:rPr>
              <w:t>进行动态管理，有效缓解了显存碎片化问题，并显著提升了系统吞吐能力</w:t>
            </w:r>
            <w:del w:id="109" w:author="yafei li" w:date="2026-04-20T23:03:00Z" w16du:dateUtc="2026-04-20T15:03:00Z">
              <w:r w:rsidR="00542908" w:rsidRPr="00844FCB" w:rsidDel="003C610A">
                <w:rPr>
                  <w:rFonts w:ascii="Times New Roman" w:hAnsi="Times New Roman" w:cs="Times New Roman"/>
                  <w:kern w:val="2"/>
                  <w:vertAlign w:val="superscript"/>
                </w:rPr>
                <w:fldChar w:fldCharType="begin"/>
              </w:r>
              <w:r w:rsidR="00542908" w:rsidRPr="00844FCB" w:rsidDel="003C610A">
                <w:rPr>
                  <w:rFonts w:ascii="Times New Roman" w:hAnsi="Times New Roman" w:cs="Times New Roman"/>
                  <w:kern w:val="2"/>
                  <w:vertAlign w:val="superscript"/>
                </w:rPr>
                <w:delInstrText xml:space="preserve"> REF _Ref227337897 \r \h </w:delInstrText>
              </w:r>
              <w:r w:rsidR="00844FCB" w:rsidDel="003C610A">
                <w:rPr>
                  <w:rFonts w:ascii="Times New Roman" w:hAnsi="Times New Roman" w:cs="Times New Roman"/>
                  <w:kern w:val="2"/>
                  <w:vertAlign w:val="superscript"/>
                </w:rPr>
                <w:delInstrText xml:space="preserve"> \* MERGEFORMAT </w:delInstrText>
              </w:r>
              <w:r w:rsidR="00542908" w:rsidRPr="00844FCB" w:rsidDel="003C610A">
                <w:rPr>
                  <w:rFonts w:ascii="Times New Roman" w:hAnsi="Times New Roman" w:cs="Times New Roman"/>
                  <w:kern w:val="2"/>
                  <w:vertAlign w:val="superscript"/>
                </w:rPr>
              </w:r>
              <w:r w:rsidR="00542908" w:rsidRPr="00844FCB" w:rsidDel="003C610A">
                <w:rPr>
                  <w:rFonts w:ascii="Times New Roman" w:hAnsi="Times New Roman" w:cs="Times New Roman"/>
                  <w:kern w:val="2"/>
                  <w:vertAlign w:val="superscript"/>
                </w:rPr>
                <w:fldChar w:fldCharType="separate"/>
              </w:r>
            </w:del>
            <w:del w:id="110" w:author="yafei li" w:date="2026-04-20T22:17:00Z" w16du:dateUtc="2026-04-20T14:17:00Z">
              <w:r w:rsidR="00844FCB" w:rsidRPr="00844FCB" w:rsidDel="00A22748">
                <w:rPr>
                  <w:rFonts w:ascii="Times New Roman" w:hAnsi="Times New Roman" w:cs="Times New Roman"/>
                  <w:kern w:val="2"/>
                  <w:vertAlign w:val="superscript"/>
                </w:rPr>
                <w:delText>[9]</w:delText>
              </w:r>
            </w:del>
            <w:del w:id="111" w:author="yafei li" w:date="2026-04-20T23:03:00Z" w16du:dateUtc="2026-04-20T15:03:00Z">
              <w:r w:rsidR="00542908"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。在解码过程优化方面，</w:t>
            </w:r>
            <w:r w:rsidRPr="000E181C">
              <w:rPr>
                <w:rFonts w:ascii="Times New Roman" w:hAnsi="Times New Roman" w:cs="Times New Roman"/>
                <w:kern w:val="2"/>
              </w:rPr>
              <w:t>Speculative Decoding</w:t>
            </w:r>
            <w:ins w:id="112" w:author="yafei li" w:date="2026-04-20T23:03:00Z" w16du:dateUtc="2026-04-20T15:03: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_Ref227334553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13" w:author="yafei li" w:date="2026-04-20T23:03:00Z" w16du:dateUtc="2026-04-20T15:03:00Z">
              <w:r w:rsidR="003C610A" w:rsidRPr="00844FCB">
                <w:rPr>
                  <w:rFonts w:ascii="Times New Roman" w:hAnsi="Times New Roman" w:cs="Times New Roman"/>
                  <w:kern w:val="2"/>
                  <w:vertAlign w:val="superscript"/>
                </w:rPr>
                <w:fldChar w:fldCharType="separate"/>
              </w:r>
            </w:ins>
            <w:ins w:id="114" w:author="yafei li" w:date="2026-04-22T10:12:00Z" w16du:dateUtc="2026-04-22T02:12:00Z">
              <w:r w:rsidR="00043F98">
                <w:rPr>
                  <w:rFonts w:ascii="Times New Roman" w:hAnsi="Times New Roman" w:cs="Times New Roman"/>
                  <w:kern w:val="2"/>
                  <w:vertAlign w:val="superscript"/>
                </w:rPr>
                <w:t>[11]</w:t>
              </w:r>
            </w:ins>
            <w:ins w:id="115" w:author="yafei li" w:date="2026-04-20T23:03:00Z" w16du:dateUtc="2026-04-20T15:03: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w:t>
            </w:r>
            <w:r w:rsidRPr="000E181C">
              <w:rPr>
                <w:rFonts w:ascii="Times New Roman" w:hAnsi="Times New Roman" w:cs="Times New Roman"/>
                <w:kern w:val="2"/>
              </w:rPr>
              <w:t>“</w:t>
            </w:r>
            <w:r w:rsidRPr="000E181C">
              <w:rPr>
                <w:rFonts w:ascii="Times New Roman" w:hAnsi="Times New Roman" w:cs="Times New Roman"/>
                <w:kern w:val="2"/>
              </w:rPr>
              <w:t>小模型生成、大模型验证</w:t>
            </w:r>
            <w:r w:rsidRPr="000E181C">
              <w:rPr>
                <w:rFonts w:ascii="Times New Roman" w:hAnsi="Times New Roman" w:cs="Times New Roman"/>
                <w:kern w:val="2"/>
              </w:rPr>
              <w:t>”</w:t>
            </w:r>
            <w:r w:rsidRPr="000E181C">
              <w:rPr>
                <w:rFonts w:ascii="Times New Roman" w:hAnsi="Times New Roman" w:cs="Times New Roman"/>
                <w:kern w:val="2"/>
              </w:rPr>
              <w:t>的方式减少自回归解码的串行开销，实现了推理延迟的有效降低</w:t>
            </w:r>
            <w:del w:id="116" w:author="yafei li" w:date="2026-04-20T23:03:00Z" w16du:dateUtc="2026-04-20T15:03: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_Ref227334553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17" w:author="yafei li" w:date="2026-04-20T22:17:00Z" w16du:dateUtc="2026-04-20T14:17:00Z">
              <w:r w:rsidR="00844FCB" w:rsidRPr="00844FCB" w:rsidDel="00A22748">
                <w:rPr>
                  <w:rFonts w:ascii="Times New Roman" w:hAnsi="Times New Roman" w:cs="Times New Roman"/>
                  <w:kern w:val="2"/>
                  <w:vertAlign w:val="superscript"/>
                </w:rPr>
                <w:delText>[10]</w:delText>
              </w:r>
            </w:del>
            <w:del w:id="118" w:author="yafei li" w:date="2026-04-20T23:03:00Z" w16du:dateUtc="2026-04-20T15:03: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Medusa</w:t>
            </w:r>
            <w:ins w:id="119" w:author="yafei li" w:date="2026-04-20T23:04:00Z" w16du:dateUtc="2026-04-20T15:04: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_Ref227334574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20" w:author="yafei li" w:date="2026-04-20T23:04:00Z" w16du:dateUtc="2026-04-20T15:04:00Z">
              <w:r w:rsidR="003C610A" w:rsidRPr="00844FCB">
                <w:rPr>
                  <w:rFonts w:ascii="Times New Roman" w:hAnsi="Times New Roman" w:cs="Times New Roman"/>
                  <w:kern w:val="2"/>
                  <w:vertAlign w:val="superscript"/>
                </w:rPr>
                <w:fldChar w:fldCharType="separate"/>
              </w:r>
            </w:ins>
            <w:ins w:id="121" w:author="yafei li" w:date="2026-04-22T10:12:00Z" w16du:dateUtc="2026-04-22T02:12:00Z">
              <w:r w:rsidR="00043F98">
                <w:rPr>
                  <w:rFonts w:ascii="Times New Roman" w:hAnsi="Times New Roman" w:cs="Times New Roman"/>
                  <w:kern w:val="2"/>
                  <w:vertAlign w:val="superscript"/>
                </w:rPr>
                <w:t>[12]</w:t>
              </w:r>
            </w:ins>
            <w:ins w:id="122" w:author="yafei li" w:date="2026-04-20T23:04:00Z" w16du:dateUtc="2026-04-20T15:04: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进一步通过多解码头机制实现多</w:t>
            </w:r>
            <w:r w:rsidRPr="000E181C">
              <w:rPr>
                <w:rFonts w:ascii="Times New Roman" w:hAnsi="Times New Roman" w:cs="Times New Roman"/>
                <w:kern w:val="2"/>
              </w:rPr>
              <w:t>token</w:t>
            </w:r>
            <w:r w:rsidRPr="000E181C">
              <w:rPr>
                <w:rFonts w:ascii="Times New Roman" w:hAnsi="Times New Roman" w:cs="Times New Roman"/>
                <w:kern w:val="2"/>
              </w:rPr>
              <w:t>并行预测，在不增加额外模型的情况下提升了生成效率</w:t>
            </w:r>
            <w:del w:id="123" w:author="yafei li" w:date="2026-04-20T23:04:00Z" w16du:dateUtc="2026-04-20T15:04: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_Ref227334574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24" w:author="yafei li" w:date="2026-04-20T22:17:00Z" w16du:dateUtc="2026-04-20T14:17:00Z">
              <w:r w:rsidR="00844FCB" w:rsidRPr="00844FCB" w:rsidDel="00A22748">
                <w:rPr>
                  <w:rFonts w:ascii="Times New Roman" w:hAnsi="Times New Roman" w:cs="Times New Roman"/>
                  <w:kern w:val="2"/>
                  <w:vertAlign w:val="superscript"/>
                </w:rPr>
                <w:delText>[11]</w:delText>
              </w:r>
            </w:del>
            <w:del w:id="125" w:author="yafei li" w:date="2026-04-20T23:04:00Z" w16du:dateUtc="2026-04-20T15:04: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。此外，</w:t>
            </w:r>
            <w:r w:rsidRPr="000E181C">
              <w:rPr>
                <w:rFonts w:ascii="Times New Roman" w:hAnsi="Times New Roman" w:cs="Times New Roman"/>
                <w:kern w:val="2"/>
              </w:rPr>
              <w:t>AWQ</w:t>
            </w:r>
            <w:ins w:id="126"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_Ref227334705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27" w:author="yafei li" w:date="2026-04-20T23:05:00Z" w16du:dateUtc="2026-04-20T15:05:00Z">
              <w:r w:rsidR="003C610A" w:rsidRPr="00844FCB">
                <w:rPr>
                  <w:rFonts w:ascii="Times New Roman" w:hAnsi="Times New Roman" w:cs="Times New Roman"/>
                  <w:kern w:val="2"/>
                  <w:vertAlign w:val="superscript"/>
                </w:rPr>
                <w:fldChar w:fldCharType="separate"/>
              </w:r>
            </w:ins>
            <w:ins w:id="128" w:author="yafei li" w:date="2026-04-22T10:12:00Z" w16du:dateUtc="2026-04-22T02:12:00Z">
              <w:r w:rsidR="00043F98">
                <w:rPr>
                  <w:rFonts w:ascii="Times New Roman" w:hAnsi="Times New Roman" w:cs="Times New Roman"/>
                  <w:kern w:val="2"/>
                  <w:vertAlign w:val="superscript"/>
                </w:rPr>
                <w:t>[13]</w:t>
              </w:r>
            </w:ins>
            <w:ins w:id="129"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等量化方法通过降低模型权重精度减少显存占用和访存开销</w:t>
            </w:r>
            <w:del w:id="130"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_Ref227334705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31" w:author="yafei li" w:date="2026-04-20T22:17:00Z" w16du:dateUtc="2026-04-20T14:17:00Z">
              <w:r w:rsidR="00844FCB" w:rsidRPr="00844FCB" w:rsidDel="00A22748">
                <w:rPr>
                  <w:rFonts w:ascii="Times New Roman" w:hAnsi="Times New Roman" w:cs="Times New Roman"/>
                  <w:kern w:val="2"/>
                  <w:vertAlign w:val="superscript"/>
                </w:rPr>
                <w:delText>[12]</w:delText>
              </w:r>
            </w:del>
            <w:del w:id="132"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PowerInfer</w:t>
            </w:r>
            <w:ins w:id="133"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_Ref227334585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34" w:author="yafei li" w:date="2026-04-20T23:05:00Z" w16du:dateUtc="2026-04-20T15:05:00Z">
              <w:r w:rsidR="003C610A" w:rsidRPr="00844FCB">
                <w:rPr>
                  <w:rFonts w:ascii="Times New Roman" w:hAnsi="Times New Roman" w:cs="Times New Roman"/>
                  <w:kern w:val="2"/>
                  <w:vertAlign w:val="superscript"/>
                </w:rPr>
                <w:fldChar w:fldCharType="separate"/>
              </w:r>
            </w:ins>
            <w:ins w:id="135" w:author="yafei li" w:date="2026-04-22T10:12:00Z" w16du:dateUtc="2026-04-22T02:12:00Z">
              <w:r w:rsidR="00043F98">
                <w:rPr>
                  <w:rFonts w:ascii="Times New Roman" w:hAnsi="Times New Roman" w:cs="Times New Roman"/>
                  <w:kern w:val="2"/>
                  <w:vertAlign w:val="superscript"/>
                </w:rPr>
                <w:t>[14]</w:t>
              </w:r>
            </w:ins>
            <w:ins w:id="136"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则利用激活稀疏性优化推理计算路径，使得大模型能够在资源受限设备上高效运行</w:t>
            </w:r>
            <w:del w:id="137"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_Ref227334585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38" w:author="yafei li" w:date="2026-04-20T22:17:00Z" w16du:dateUtc="2026-04-20T14:17:00Z">
              <w:r w:rsidR="00844FCB" w:rsidRPr="00844FCB" w:rsidDel="00A22748">
                <w:rPr>
                  <w:rFonts w:ascii="Times New Roman" w:hAnsi="Times New Roman" w:cs="Times New Roman"/>
                  <w:kern w:val="2"/>
                  <w:vertAlign w:val="superscript"/>
                </w:rPr>
                <w:delText>[13]</w:delText>
              </w:r>
            </w:del>
            <w:del w:id="139"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。在底层算子优化方面，</w:t>
            </w:r>
            <w:r w:rsidRPr="000E181C">
              <w:rPr>
                <w:rFonts w:ascii="Times New Roman" w:hAnsi="Times New Roman" w:cs="Times New Roman"/>
                <w:kern w:val="2"/>
              </w:rPr>
              <w:t>FlashAttention-2</w:t>
            </w:r>
            <w:ins w:id="140"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_Ref227334594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41" w:author="yafei li" w:date="2026-04-20T23:05:00Z" w16du:dateUtc="2026-04-20T15:05:00Z">
              <w:r w:rsidR="003C610A" w:rsidRPr="00844FCB">
                <w:rPr>
                  <w:rFonts w:ascii="Times New Roman" w:hAnsi="Times New Roman" w:cs="Times New Roman"/>
                  <w:kern w:val="2"/>
                  <w:vertAlign w:val="superscript"/>
                </w:rPr>
                <w:fldChar w:fldCharType="separate"/>
              </w:r>
            </w:ins>
            <w:ins w:id="142" w:author="yafei li" w:date="2026-04-22T10:12:00Z" w16du:dateUtc="2026-04-22T02:12:00Z">
              <w:r w:rsidR="00043F98">
                <w:rPr>
                  <w:rFonts w:ascii="Times New Roman" w:hAnsi="Times New Roman" w:cs="Times New Roman"/>
                  <w:kern w:val="2"/>
                  <w:vertAlign w:val="superscript"/>
                </w:rPr>
                <w:t>[15]</w:t>
              </w:r>
            </w:ins>
            <w:ins w:id="143"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等方法通过优化注意力计算的数据访问模式，提高了</w:t>
            </w:r>
            <w:r w:rsidRPr="000E181C">
              <w:rPr>
                <w:rFonts w:ascii="Times New Roman" w:hAnsi="Times New Roman" w:cs="Times New Roman"/>
                <w:kern w:val="2"/>
              </w:rPr>
              <w:t>GPU</w:t>
            </w:r>
            <w:r w:rsidRPr="000E181C">
              <w:rPr>
                <w:rFonts w:ascii="Times New Roman" w:hAnsi="Times New Roman" w:cs="Times New Roman"/>
                <w:kern w:val="2"/>
              </w:rPr>
              <w:t>计算与存储效率，从而进一步降低推理延迟</w:t>
            </w:r>
            <w:del w:id="144"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_Ref227334594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45" w:author="yafei li" w:date="2026-04-20T22:17:00Z" w16du:dateUtc="2026-04-20T14:17:00Z">
              <w:r w:rsidR="00844FCB" w:rsidRPr="00844FCB" w:rsidDel="00A22748">
                <w:rPr>
                  <w:rFonts w:ascii="Times New Roman" w:hAnsi="Times New Roman" w:cs="Times New Roman"/>
                  <w:kern w:val="2"/>
                  <w:vertAlign w:val="superscript"/>
                </w:rPr>
                <w:delText>[14]</w:delText>
              </w:r>
            </w:del>
            <w:del w:id="146"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。总体来看，这些方法从不同层面提升了单节点推理系统的执行效率，为大规模推理服务提供了基础支撑。</w:t>
            </w:r>
            <w:ins w:id="147" w:author="Ethan Zhai" w:date="2026-04-20T19:13:00Z" w16du:dateUtc="2026-04-20T11:13:00Z">
              <w:del w:id="148" w:author="yafei li" w:date="2026-04-20T23:05:00Z" w16du:dateUtc="2026-04-20T15:05:00Z">
                <w:r w:rsidR="008F2DC4" w:rsidDel="003C610A">
                  <w:rPr>
                    <w:rFonts w:ascii="Times New Roman" w:hAnsi="Times New Roman" w:cs="Times New Roman" w:hint="eastAsia"/>
                    <w:kern w:val="2"/>
                  </w:rPr>
                  <w:delText>【</w:delText>
                </w:r>
                <w:r w:rsidR="008F2DC4" w:rsidDel="003C610A">
                  <w:rPr>
                    <w:rFonts w:ascii="Times New Roman" w:hAnsi="Times New Roman" w:cs="Times New Roman" w:hint="eastAsia"/>
                    <w:kern w:val="2"/>
                  </w:rPr>
                  <w:delText>Paged Atttention</w:delText>
                </w:r>
                <w:r w:rsidR="008F2DC4" w:rsidDel="003C610A">
                  <w:rPr>
                    <w:rFonts w:ascii="Times New Roman" w:hAnsi="Times New Roman" w:cs="Times New Roman" w:hint="eastAsia"/>
                    <w:kern w:val="2"/>
                  </w:rPr>
                  <w:delText>和</w:delText>
                </w:r>
                <w:r w:rsidR="008F2DC4" w:rsidDel="003C610A">
                  <w:rPr>
                    <w:rFonts w:ascii="Times New Roman" w:hAnsi="Times New Roman" w:cs="Times New Roman" w:hint="eastAsia"/>
                    <w:kern w:val="2"/>
                  </w:rPr>
                  <w:delText>vllm</w:delText>
                </w:r>
                <w:r w:rsidR="008F2DC4" w:rsidDel="003C610A">
                  <w:rPr>
                    <w:rFonts w:ascii="Times New Roman" w:hAnsi="Times New Roman" w:cs="Times New Roman" w:hint="eastAsia"/>
                    <w:kern w:val="2"/>
                  </w:rPr>
                  <w:delText>的引用呢】</w:delText>
                </w:r>
              </w:del>
            </w:ins>
          </w:p>
          <w:p w14:paraId="4A121A3C" w14:textId="188CDFF8"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在系统框架层面，面向在线推理服务的系统设计也不断演进。</w:t>
            </w:r>
            <w:r w:rsidRPr="000E181C">
              <w:rPr>
                <w:rFonts w:ascii="Times New Roman" w:hAnsi="Times New Roman" w:cs="Times New Roman"/>
                <w:kern w:val="2"/>
              </w:rPr>
              <w:t>Orca</w:t>
            </w:r>
            <w:ins w:id="149"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_Ref227334684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50" w:author="yafei li" w:date="2026-04-20T23:05:00Z" w16du:dateUtc="2026-04-20T15:05:00Z">
              <w:r w:rsidR="003C610A" w:rsidRPr="00844FCB">
                <w:rPr>
                  <w:rFonts w:ascii="Times New Roman" w:hAnsi="Times New Roman" w:cs="Times New Roman"/>
                  <w:kern w:val="2"/>
                  <w:vertAlign w:val="superscript"/>
                </w:rPr>
                <w:fldChar w:fldCharType="separate"/>
              </w:r>
            </w:ins>
            <w:ins w:id="151" w:author="yafei li" w:date="2026-04-22T10:12:00Z" w16du:dateUtc="2026-04-22T02:12:00Z">
              <w:r w:rsidR="00043F98">
                <w:rPr>
                  <w:rFonts w:ascii="Times New Roman" w:hAnsi="Times New Roman" w:cs="Times New Roman"/>
                  <w:kern w:val="2"/>
                  <w:vertAlign w:val="superscript"/>
                </w:rPr>
                <w:t>[16]</w:t>
              </w:r>
            </w:ins>
            <w:ins w:id="152"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通过动态批处理机制提高了</w:t>
            </w:r>
            <w:r w:rsidRPr="000E181C">
              <w:rPr>
                <w:rFonts w:ascii="Times New Roman" w:hAnsi="Times New Roman" w:cs="Times New Roman"/>
                <w:kern w:val="2"/>
              </w:rPr>
              <w:t>GPU</w:t>
            </w:r>
            <w:r w:rsidRPr="000E181C">
              <w:rPr>
                <w:rFonts w:ascii="Times New Roman" w:hAnsi="Times New Roman" w:cs="Times New Roman"/>
                <w:kern w:val="2"/>
              </w:rPr>
              <w:t>利用率，缓解了请求长度不一致带来的资源浪费问题</w:t>
            </w:r>
            <w:del w:id="153"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_Ref227334684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54" w:author="yafei li" w:date="2026-04-20T22:17:00Z" w16du:dateUtc="2026-04-20T14:17:00Z">
              <w:r w:rsidR="00844FCB" w:rsidRPr="00844FCB" w:rsidDel="00A22748">
                <w:rPr>
                  <w:rFonts w:ascii="Times New Roman" w:hAnsi="Times New Roman" w:cs="Times New Roman"/>
                  <w:kern w:val="2"/>
                  <w:vertAlign w:val="superscript"/>
                </w:rPr>
                <w:delText>[15]</w:delText>
              </w:r>
            </w:del>
            <w:del w:id="155"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w:t>
            </w:r>
            <w:r w:rsidRPr="000E181C">
              <w:rPr>
                <w:rFonts w:ascii="Times New Roman" w:hAnsi="Times New Roman" w:cs="Times New Roman"/>
                <w:kern w:val="2"/>
              </w:rPr>
              <w:t>vLLM</w:t>
            </w:r>
            <w:ins w:id="156" w:author="yafei li" w:date="2026-04-20T23:05:00Z" w16du:dateUtc="2026-04-20T15:05:00Z">
              <w:r w:rsidR="003C610A" w:rsidRPr="006E2FB4">
                <w:rPr>
                  <w:rFonts w:ascii="Times New Roman" w:hAnsi="Times New Roman" w:cs="Times New Roman"/>
                  <w:kern w:val="2"/>
                  <w:vertAlign w:val="superscript"/>
                </w:rPr>
                <w:fldChar w:fldCharType="begin"/>
              </w:r>
              <w:r w:rsidR="003C610A" w:rsidRPr="006E2FB4">
                <w:rPr>
                  <w:rFonts w:ascii="Times New Roman" w:hAnsi="Times New Roman" w:cs="Times New Roman"/>
                  <w:kern w:val="2"/>
                  <w:vertAlign w:val="superscript"/>
                </w:rPr>
                <w:instrText xml:space="preserve"> REF _Ref227337897 \r \h </w:instrText>
              </w:r>
              <w:r w:rsidR="003C610A">
                <w:rPr>
                  <w:rFonts w:ascii="Times New Roman" w:hAnsi="Times New Roman" w:cs="Times New Roman"/>
                  <w:kern w:val="2"/>
                  <w:vertAlign w:val="superscript"/>
                </w:rPr>
                <w:instrText xml:space="preserve"> \* MERGEFORMAT </w:instrText>
              </w:r>
            </w:ins>
            <w:r w:rsidR="003C610A" w:rsidRPr="006E2FB4">
              <w:rPr>
                <w:rFonts w:ascii="Times New Roman" w:hAnsi="Times New Roman" w:cs="Times New Roman"/>
                <w:kern w:val="2"/>
                <w:vertAlign w:val="superscript"/>
              </w:rPr>
            </w:r>
            <w:ins w:id="157" w:author="yafei li" w:date="2026-04-20T23:05:00Z" w16du:dateUtc="2026-04-20T15:05:00Z">
              <w:r w:rsidR="003C610A" w:rsidRPr="006E2FB4">
                <w:rPr>
                  <w:rFonts w:ascii="Times New Roman" w:hAnsi="Times New Roman" w:cs="Times New Roman"/>
                  <w:kern w:val="2"/>
                  <w:vertAlign w:val="superscript"/>
                </w:rPr>
                <w:fldChar w:fldCharType="separate"/>
              </w:r>
            </w:ins>
            <w:ins w:id="158" w:author="yafei li" w:date="2026-04-22T10:12:00Z" w16du:dateUtc="2026-04-22T02:12:00Z">
              <w:r w:rsidR="00043F98">
                <w:rPr>
                  <w:rFonts w:ascii="Times New Roman" w:hAnsi="Times New Roman" w:cs="Times New Roman"/>
                  <w:kern w:val="2"/>
                  <w:vertAlign w:val="superscript"/>
                </w:rPr>
                <w:t>[10]</w:t>
              </w:r>
            </w:ins>
            <w:ins w:id="159" w:author="yafei li" w:date="2026-04-20T23:05:00Z" w16du:dateUtc="2026-04-20T15:05:00Z">
              <w:r w:rsidR="003C610A" w:rsidRPr="006E2FB4">
                <w:rPr>
                  <w:rFonts w:ascii="Times New Roman" w:hAnsi="Times New Roman" w:cs="Times New Roman"/>
                  <w:kern w:val="2"/>
                  <w:vertAlign w:val="superscript"/>
                </w:rPr>
                <w:fldChar w:fldCharType="end"/>
              </w:r>
            </w:ins>
            <w:r w:rsidRPr="000E181C">
              <w:rPr>
                <w:rFonts w:ascii="Times New Roman" w:hAnsi="Times New Roman" w:cs="Times New Roman"/>
                <w:kern w:val="2"/>
              </w:rPr>
              <w:t>在此基础上引入持续批处理与高效内存管理机制，实现了高吞吐推理服务</w:t>
            </w:r>
            <w:commentRangeStart w:id="160"/>
            <w:del w:id="161" w:author="yafei li" w:date="2026-04-20T22:32:00Z" w16du:dateUtc="2026-04-20T14:32:00Z">
              <w:r w:rsidR="00306381" w:rsidRPr="00844FCB" w:rsidDel="004308FB">
                <w:rPr>
                  <w:rFonts w:ascii="Times New Roman" w:hAnsi="Times New Roman" w:cs="Times New Roman"/>
                  <w:kern w:val="2"/>
                  <w:vertAlign w:val="superscript"/>
                </w:rPr>
                <w:fldChar w:fldCharType="begin"/>
              </w:r>
              <w:r w:rsidR="00306381" w:rsidRPr="00844FCB" w:rsidDel="004308FB">
                <w:rPr>
                  <w:rFonts w:ascii="Times New Roman" w:hAnsi="Times New Roman" w:cs="Times New Roman"/>
                  <w:kern w:val="2"/>
                  <w:vertAlign w:val="superscript"/>
                </w:rPr>
                <w:delInstrText xml:space="preserve"> REF _Ref227334533 \r \h </w:delInstrText>
              </w:r>
              <w:r w:rsidR="00844FCB" w:rsidDel="004308FB">
                <w:rPr>
                  <w:rFonts w:ascii="Times New Roman" w:hAnsi="Times New Roman" w:cs="Times New Roman"/>
                  <w:kern w:val="2"/>
                  <w:vertAlign w:val="superscript"/>
                </w:rPr>
                <w:delInstrText xml:space="preserve"> \* MERGEFORMAT </w:delInstrText>
              </w:r>
              <w:r w:rsidR="00306381" w:rsidRPr="00844FCB" w:rsidDel="004308FB">
                <w:rPr>
                  <w:rFonts w:ascii="Times New Roman" w:hAnsi="Times New Roman" w:cs="Times New Roman"/>
                  <w:kern w:val="2"/>
                  <w:vertAlign w:val="superscript"/>
                </w:rPr>
              </w:r>
              <w:r w:rsidR="00306381" w:rsidRPr="00844FCB" w:rsidDel="004308FB">
                <w:rPr>
                  <w:rFonts w:ascii="Times New Roman" w:hAnsi="Times New Roman" w:cs="Times New Roman"/>
                  <w:kern w:val="2"/>
                  <w:vertAlign w:val="superscript"/>
                </w:rPr>
                <w:fldChar w:fldCharType="separate"/>
              </w:r>
              <w:r w:rsidR="00A22748" w:rsidDel="004308FB">
                <w:rPr>
                  <w:rFonts w:ascii="Times New Roman" w:hAnsi="Times New Roman" w:cs="Times New Roman"/>
                  <w:kern w:val="2"/>
                  <w:vertAlign w:val="superscript"/>
                </w:rPr>
                <w:delText>[1]</w:delText>
              </w:r>
              <w:r w:rsidR="00306381" w:rsidRPr="00844FCB" w:rsidDel="004308FB">
                <w:rPr>
                  <w:rFonts w:ascii="Times New Roman" w:hAnsi="Times New Roman" w:cs="Times New Roman"/>
                  <w:kern w:val="2"/>
                  <w:vertAlign w:val="superscript"/>
                </w:rPr>
                <w:fldChar w:fldCharType="end"/>
              </w:r>
              <w:commentRangeEnd w:id="160"/>
              <w:r w:rsidR="00A22748" w:rsidRPr="000E181C" w:rsidDel="004308FB">
                <w:rPr>
                  <w:rStyle w:val="af"/>
                  <w:rFonts w:ascii="Times New Roman" w:hAnsi="Times New Roman" w:cs="Times New Roman"/>
                  <w:kern w:val="2"/>
                  <w:sz w:val="24"/>
                  <w:szCs w:val="24"/>
                </w:rPr>
                <w:commentReference w:id="160"/>
              </w:r>
            </w:del>
            <w:r w:rsidRPr="000E181C">
              <w:rPr>
                <w:rFonts w:ascii="Times New Roman" w:hAnsi="Times New Roman" w:cs="Times New Roman"/>
                <w:kern w:val="2"/>
              </w:rPr>
              <w:t>；</w:t>
            </w:r>
            <w:r w:rsidRPr="000E181C">
              <w:rPr>
                <w:rFonts w:ascii="Times New Roman" w:hAnsi="Times New Roman" w:cs="Times New Roman"/>
                <w:kern w:val="2"/>
              </w:rPr>
              <w:t>SGLang</w:t>
            </w:r>
            <w:ins w:id="162"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_Ref227334609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63" w:author="yafei li" w:date="2026-04-20T23:05:00Z" w16du:dateUtc="2026-04-20T15:05:00Z">
              <w:r w:rsidR="003C610A" w:rsidRPr="00844FCB">
                <w:rPr>
                  <w:rFonts w:ascii="Times New Roman" w:hAnsi="Times New Roman" w:cs="Times New Roman"/>
                  <w:kern w:val="2"/>
                  <w:vertAlign w:val="superscript"/>
                </w:rPr>
                <w:fldChar w:fldCharType="separate"/>
              </w:r>
            </w:ins>
            <w:ins w:id="164" w:author="yafei li" w:date="2026-04-22T10:12:00Z" w16du:dateUtc="2026-04-22T02:12:00Z">
              <w:r w:rsidR="00043F98">
                <w:rPr>
                  <w:rFonts w:ascii="Times New Roman" w:hAnsi="Times New Roman" w:cs="Times New Roman"/>
                  <w:kern w:val="2"/>
                  <w:vertAlign w:val="superscript"/>
                </w:rPr>
                <w:t>[17]</w:t>
              </w:r>
            </w:ins>
            <w:ins w:id="165"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则通过结构化执行模型与共享前缀优化机制，提升了复杂推理任务的执行效率</w:t>
            </w:r>
            <w:del w:id="166"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_Ref227334609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67" w:author="yafei li" w:date="2026-04-20T22:17:00Z" w16du:dateUtc="2026-04-20T14:17:00Z">
              <w:r w:rsidR="00844FCB" w:rsidRPr="00844FCB" w:rsidDel="00A22748">
                <w:rPr>
                  <w:rFonts w:ascii="Times New Roman" w:hAnsi="Times New Roman" w:cs="Times New Roman"/>
                  <w:kern w:val="2"/>
                  <w:vertAlign w:val="superscript"/>
                </w:rPr>
                <w:delText>[16]</w:delText>
              </w:r>
            </w:del>
            <w:del w:id="168"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。此外，</w:t>
            </w:r>
            <w:r w:rsidRPr="000E181C">
              <w:rPr>
                <w:rFonts w:ascii="Times New Roman" w:hAnsi="Times New Roman" w:cs="Times New Roman"/>
                <w:kern w:val="2"/>
              </w:rPr>
              <w:t>FlexGen</w:t>
            </w:r>
            <w:ins w:id="169" w:author="yafei li" w:date="2026-04-20T23:05:00Z" w16du:dateUtc="2026-04-20T15:05: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_Ref227334724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170" w:author="yafei li" w:date="2026-04-20T23:05:00Z" w16du:dateUtc="2026-04-20T15:05:00Z">
              <w:r w:rsidR="003C610A" w:rsidRPr="00844FCB">
                <w:rPr>
                  <w:rFonts w:ascii="Times New Roman" w:hAnsi="Times New Roman" w:cs="Times New Roman"/>
                  <w:kern w:val="2"/>
                  <w:vertAlign w:val="superscript"/>
                </w:rPr>
                <w:fldChar w:fldCharType="separate"/>
              </w:r>
            </w:ins>
            <w:ins w:id="171" w:author="yafei li" w:date="2026-04-22T10:12:00Z" w16du:dateUtc="2026-04-22T02:12:00Z">
              <w:r w:rsidR="00043F98">
                <w:rPr>
                  <w:rFonts w:ascii="Times New Roman" w:hAnsi="Times New Roman" w:cs="Times New Roman"/>
                  <w:kern w:val="2"/>
                  <w:vertAlign w:val="superscript"/>
                </w:rPr>
                <w:t>[18]</w:t>
              </w:r>
            </w:ins>
            <w:ins w:id="172" w:author="yafei li" w:date="2026-04-20T23:05:00Z" w16du:dateUtc="2026-04-20T15:05:00Z">
              <w:r w:rsidR="003C610A" w:rsidRPr="00844FCB">
                <w:rPr>
                  <w:rFonts w:ascii="Times New Roman" w:hAnsi="Times New Roman" w:cs="Times New Roman"/>
                  <w:kern w:val="2"/>
                  <w:vertAlign w:val="superscript"/>
                </w:rPr>
                <w:fldChar w:fldCharType="end"/>
              </w:r>
            </w:ins>
            <w:r w:rsidRPr="000E181C">
              <w:rPr>
                <w:rFonts w:ascii="Times New Roman" w:hAnsi="Times New Roman" w:cs="Times New Roman"/>
                <w:kern w:val="2"/>
              </w:rPr>
              <w:t>通过将模</w:t>
            </w:r>
            <w:r w:rsidRPr="000E181C">
              <w:rPr>
                <w:rFonts w:ascii="Times New Roman" w:hAnsi="Times New Roman" w:cs="Times New Roman"/>
                <w:kern w:val="2"/>
              </w:rPr>
              <w:lastRenderedPageBreak/>
              <w:t>型权重与</w:t>
            </w:r>
            <w:r w:rsidRPr="000E181C">
              <w:rPr>
                <w:rFonts w:ascii="Times New Roman" w:hAnsi="Times New Roman" w:cs="Times New Roman"/>
                <w:kern w:val="2"/>
              </w:rPr>
              <w:t>KV Cache</w:t>
            </w:r>
            <w:r w:rsidRPr="000E181C">
              <w:rPr>
                <w:rFonts w:ascii="Times New Roman" w:hAnsi="Times New Roman" w:cs="Times New Roman"/>
                <w:kern w:val="2"/>
              </w:rPr>
              <w:t>在</w:t>
            </w:r>
            <w:r w:rsidRPr="000E181C">
              <w:rPr>
                <w:rFonts w:ascii="Times New Roman" w:hAnsi="Times New Roman" w:cs="Times New Roman"/>
                <w:kern w:val="2"/>
              </w:rPr>
              <w:t>GPU</w:t>
            </w:r>
            <w:r w:rsidRPr="000E181C">
              <w:rPr>
                <w:rFonts w:ascii="Times New Roman" w:hAnsi="Times New Roman" w:cs="Times New Roman"/>
                <w:kern w:val="2"/>
              </w:rPr>
              <w:t>、</w:t>
            </w:r>
            <w:r w:rsidRPr="000E181C">
              <w:rPr>
                <w:rFonts w:ascii="Times New Roman" w:hAnsi="Times New Roman" w:cs="Times New Roman"/>
                <w:kern w:val="2"/>
              </w:rPr>
              <w:t>CPU</w:t>
            </w:r>
            <w:r w:rsidRPr="000E181C">
              <w:rPr>
                <w:rFonts w:ascii="Times New Roman" w:hAnsi="Times New Roman" w:cs="Times New Roman"/>
                <w:kern w:val="2"/>
              </w:rPr>
              <w:t>和外部存储之间进行分层管理，实现了在资源受限环境下运行超大模型的能力</w:t>
            </w:r>
            <w:del w:id="173" w:author="yafei li" w:date="2026-04-20T23:05:00Z" w16du:dateUtc="2026-04-20T15:05: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_Ref227334724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174" w:author="yafei li" w:date="2026-04-20T22:17:00Z" w16du:dateUtc="2026-04-20T14:17:00Z">
              <w:r w:rsidR="00844FCB" w:rsidRPr="00844FCB" w:rsidDel="00A22748">
                <w:rPr>
                  <w:rFonts w:ascii="Times New Roman" w:hAnsi="Times New Roman" w:cs="Times New Roman"/>
                  <w:kern w:val="2"/>
                  <w:vertAlign w:val="superscript"/>
                </w:rPr>
                <w:delText>[17]</w:delText>
              </w:r>
            </w:del>
            <w:del w:id="175" w:author="yafei li" w:date="2026-04-20T23:05:00Z" w16du:dateUtc="2026-04-20T15:05:00Z">
              <w:r w:rsidR="00306381" w:rsidRPr="00844FCB" w:rsidDel="003C610A">
                <w:rPr>
                  <w:rFonts w:ascii="Times New Roman" w:hAnsi="Times New Roman" w:cs="Times New Roman"/>
                  <w:kern w:val="2"/>
                  <w:vertAlign w:val="superscript"/>
                </w:rPr>
                <w:fldChar w:fldCharType="end"/>
              </w:r>
            </w:del>
            <w:r w:rsidRPr="000E181C">
              <w:rPr>
                <w:rFonts w:ascii="Times New Roman" w:hAnsi="Times New Roman" w:cs="Times New Roman"/>
                <w:kern w:val="2"/>
              </w:rPr>
              <w:t>。这些系统从资源管理、请求调度和执行优化等方面构建了较为完善的大模型推理服务框架。</w:t>
            </w:r>
          </w:p>
          <w:p w14:paraId="33853B8D" w14:textId="3B9865FB" w:rsidR="000E181C" w:rsidRPr="000E181C" w:rsidRDefault="000E181C" w:rsidP="000E181C">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在分布式推理机制方面，现有研究主要围绕模型并行与系统扩展展开。张量并行（</w:t>
            </w:r>
            <w:r w:rsidRPr="000E181C">
              <w:rPr>
                <w:rFonts w:ascii="Times New Roman" w:hAnsi="Times New Roman" w:cs="Times New Roman"/>
                <w:kern w:val="2"/>
              </w:rPr>
              <w:t>Tensor Parallelism</w:t>
            </w:r>
            <w:r w:rsidRPr="000E181C">
              <w:rPr>
                <w:rFonts w:ascii="Times New Roman" w:hAnsi="Times New Roman" w:cs="Times New Roman"/>
                <w:kern w:val="2"/>
              </w:rPr>
              <w:t>）通过对模型内部计算进行切分，实现多</w:t>
            </w:r>
            <w:r w:rsidRPr="000E181C">
              <w:rPr>
                <w:rFonts w:ascii="Times New Roman" w:hAnsi="Times New Roman" w:cs="Times New Roman"/>
                <w:kern w:val="2"/>
              </w:rPr>
              <w:t>GPU</w:t>
            </w:r>
            <w:r w:rsidRPr="000E181C">
              <w:rPr>
                <w:rFonts w:ascii="Times New Roman" w:hAnsi="Times New Roman" w:cs="Times New Roman"/>
                <w:kern w:val="2"/>
              </w:rPr>
              <w:t>协同计算，但需要频繁的集合通信操作；流水线并行（</w:t>
            </w:r>
            <w:r w:rsidRPr="000E181C">
              <w:rPr>
                <w:rFonts w:ascii="Times New Roman" w:hAnsi="Times New Roman" w:cs="Times New Roman"/>
                <w:kern w:val="2"/>
              </w:rPr>
              <w:t>Pipeline Parallelism</w:t>
            </w:r>
            <w:r w:rsidRPr="000E181C">
              <w:rPr>
                <w:rFonts w:ascii="Times New Roman" w:hAnsi="Times New Roman" w:cs="Times New Roman"/>
                <w:kern w:val="2"/>
              </w:rPr>
              <w:t>）通过层间划分降低单设备存储压力，但会引入激活传输与流水线气泡问题；混合并行策略则综合利用不同并行方式，以在计算效率与通信开销之间取得平衡</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_Ref227334734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76" w:author="yafei li" w:date="2026-04-22T10:12:00Z" w16du:dateUtc="2026-04-22T02:12:00Z">
              <w:r w:rsidR="00043F98">
                <w:rPr>
                  <w:rFonts w:ascii="Times New Roman" w:hAnsi="Times New Roman" w:cs="Times New Roman"/>
                  <w:kern w:val="2"/>
                  <w:vertAlign w:val="superscript"/>
                </w:rPr>
                <w:t>[19]</w:t>
              </w:r>
            </w:ins>
            <w:del w:id="177" w:author="yafei li" w:date="2026-04-20T22:17:00Z" w16du:dateUtc="2026-04-20T14:17:00Z">
              <w:r w:rsidR="00844FCB" w:rsidRPr="00844FCB" w:rsidDel="00A22748">
                <w:rPr>
                  <w:rFonts w:ascii="Times New Roman" w:hAnsi="Times New Roman" w:cs="Times New Roman"/>
                  <w:kern w:val="2"/>
                  <w:vertAlign w:val="superscript"/>
                </w:rPr>
                <w:delText>[18]</w:delText>
              </w:r>
            </w:del>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_Ref227334741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78" w:author="yafei li" w:date="2026-04-22T10:12:00Z" w16du:dateUtc="2026-04-22T02:12:00Z">
              <w:r w:rsidR="00043F98">
                <w:rPr>
                  <w:rFonts w:ascii="Times New Roman" w:hAnsi="Times New Roman" w:cs="Times New Roman"/>
                  <w:kern w:val="2"/>
                  <w:vertAlign w:val="superscript"/>
                </w:rPr>
                <w:t>[20]</w:t>
              </w:r>
            </w:ins>
            <w:del w:id="179" w:author="yafei li" w:date="2026-04-20T22:17:00Z" w16du:dateUtc="2026-04-20T14:17:00Z">
              <w:r w:rsidR="00844FCB" w:rsidRPr="00844FCB" w:rsidDel="00A22748">
                <w:rPr>
                  <w:rFonts w:ascii="Times New Roman" w:hAnsi="Times New Roman" w:cs="Times New Roman"/>
                  <w:kern w:val="2"/>
                  <w:vertAlign w:val="superscript"/>
                </w:rPr>
                <w:delText>[19]</w:delText>
              </w:r>
            </w:del>
            <w:r w:rsidR="00306381" w:rsidRPr="00844FCB">
              <w:rPr>
                <w:rFonts w:ascii="Times New Roman" w:hAnsi="Times New Roman" w:cs="Times New Roman"/>
                <w:kern w:val="2"/>
                <w:vertAlign w:val="superscript"/>
              </w:rPr>
              <w:fldChar w:fldCharType="end"/>
            </w:r>
            <w:r w:rsidRPr="000E181C">
              <w:rPr>
                <w:rFonts w:ascii="Times New Roman" w:hAnsi="Times New Roman" w:cs="Times New Roman"/>
                <w:kern w:val="2"/>
              </w:rPr>
              <w:t>。随着并行策略的复杂化，推理任务在执行过程中呈现出多样化的通信行为模式，不同并行方式下的中间结果同步、激活传输及缓存共享均对系统性能产生重要影响。因此，通信开销已从传统的系统实现问题演变为分布式推理系统设计中的核心瓶颈</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_Ref227334741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80" w:author="yafei li" w:date="2026-04-22T10:12:00Z" w16du:dateUtc="2026-04-22T02:12:00Z">
              <w:r w:rsidR="00043F98">
                <w:rPr>
                  <w:rFonts w:ascii="Times New Roman" w:hAnsi="Times New Roman" w:cs="Times New Roman"/>
                  <w:kern w:val="2"/>
                  <w:vertAlign w:val="superscript"/>
                </w:rPr>
                <w:t>[20]</w:t>
              </w:r>
            </w:ins>
            <w:del w:id="181" w:author="yafei li" w:date="2026-04-20T22:17:00Z" w16du:dateUtc="2026-04-20T14:17:00Z">
              <w:r w:rsidR="00844FCB" w:rsidRPr="00844FCB" w:rsidDel="00A22748">
                <w:rPr>
                  <w:rFonts w:ascii="Times New Roman" w:hAnsi="Times New Roman" w:cs="Times New Roman"/>
                  <w:kern w:val="2"/>
                  <w:vertAlign w:val="superscript"/>
                </w:rPr>
                <w:delText>[19]</w:delText>
              </w:r>
            </w:del>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_Ref227334755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82" w:author="yafei li" w:date="2026-04-22T10:12:00Z" w16du:dateUtc="2026-04-22T02:12:00Z">
              <w:r w:rsidR="00043F98">
                <w:rPr>
                  <w:rFonts w:ascii="Times New Roman" w:hAnsi="Times New Roman" w:cs="Times New Roman"/>
                  <w:kern w:val="2"/>
                  <w:vertAlign w:val="superscript"/>
                </w:rPr>
                <w:t>[21]</w:t>
              </w:r>
            </w:ins>
            <w:del w:id="183" w:author="yafei li" w:date="2026-04-20T22:17:00Z" w16du:dateUtc="2026-04-20T14:17:00Z">
              <w:r w:rsidR="00844FCB" w:rsidRPr="00844FCB" w:rsidDel="00A22748">
                <w:rPr>
                  <w:rFonts w:ascii="Times New Roman" w:hAnsi="Times New Roman" w:cs="Times New Roman"/>
                  <w:kern w:val="2"/>
                  <w:vertAlign w:val="superscript"/>
                </w:rPr>
                <w:delText>[20]</w:delText>
              </w:r>
            </w:del>
            <w:r w:rsidR="00306381" w:rsidRPr="00844FCB">
              <w:rPr>
                <w:rFonts w:ascii="Times New Roman" w:hAnsi="Times New Roman" w:cs="Times New Roman"/>
                <w:kern w:val="2"/>
                <w:vertAlign w:val="superscript"/>
              </w:rPr>
              <w:fldChar w:fldCharType="end"/>
            </w:r>
            <w:r w:rsidRPr="000E181C">
              <w:rPr>
                <w:rFonts w:ascii="Times New Roman" w:hAnsi="Times New Roman" w:cs="Times New Roman"/>
                <w:kern w:val="2"/>
              </w:rPr>
              <w:t>。</w:t>
            </w:r>
          </w:p>
          <w:p w14:paraId="194A5C34" w14:textId="77777777" w:rsidR="00441DE7" w:rsidRPr="009E1082" w:rsidRDefault="000E181C" w:rsidP="009E1082">
            <w:pPr>
              <w:widowControl w:val="0"/>
              <w:spacing w:line="360" w:lineRule="auto"/>
              <w:ind w:firstLineChars="200" w:firstLine="480"/>
              <w:jc w:val="both"/>
              <w:rPr>
                <w:rFonts w:ascii="Times New Roman" w:hAnsi="Times New Roman" w:cs="Times New Roman"/>
                <w:kern w:val="2"/>
              </w:rPr>
            </w:pPr>
            <w:r w:rsidRPr="000E181C">
              <w:rPr>
                <w:rFonts w:ascii="Times New Roman" w:hAnsi="Times New Roman" w:cs="Times New Roman"/>
                <w:kern w:val="2"/>
              </w:rPr>
              <w:t>综上所述，现有研究在推理执行优化、系统框架设计以及分布式并行机制等方面取得了显著进展，有效提升了大模型推理系统的性能与可扩展性。然而，这些工作主要集中在推理计算与系统执行效率的提升，对于分布式推理过程中通信行为的建模与分析关注仍相对不足，缺乏面向通信特征的任务调度与资源分配机制。这一问题在多节点部署与复杂并行策略并存的环境中尤为突出，也为后续容器集群资源调度研究提供了重要的研究动机。</w:t>
            </w:r>
          </w:p>
          <w:p w14:paraId="54BFF169" w14:textId="77777777" w:rsidR="005E5799" w:rsidRDefault="005E5799" w:rsidP="005E5799">
            <w:pPr>
              <w:spacing w:line="360" w:lineRule="auto"/>
              <w:rPr>
                <w:b/>
                <w:bCs/>
              </w:rPr>
            </w:pPr>
            <w:r w:rsidRPr="001F07AF">
              <w:rPr>
                <w:rFonts w:ascii="Times New Roman" w:hAnsi="Times New Roman" w:cs="Times New Roman"/>
                <w:b/>
                <w:bCs/>
              </w:rPr>
              <w:t>2.2</w:t>
            </w:r>
            <w:bookmarkStart w:id="184" w:name="OLE_LINK8"/>
            <w:r w:rsidR="001055CB" w:rsidRPr="001055CB">
              <w:rPr>
                <w:b/>
                <w:bCs/>
              </w:rPr>
              <w:t>容器集群资源调度研究现状</w:t>
            </w:r>
          </w:p>
          <w:p w14:paraId="629D1DA9" w14:textId="6DD492E6"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近年来，随着深度学习与大模型推理任务的快速发展，容器集群调度问题从传统的</w:t>
            </w:r>
            <w:r w:rsidRPr="00A507AE">
              <w:rPr>
                <w:rFonts w:ascii="Times New Roman" w:hAnsi="Times New Roman" w:cs="Times New Roman"/>
                <w:kern w:val="2"/>
              </w:rPr>
              <w:t>CPU</w:t>
            </w:r>
            <w:r w:rsidRPr="00A507AE">
              <w:rPr>
                <w:rFonts w:ascii="Times New Roman" w:hAnsi="Times New Roman" w:cs="Times New Roman"/>
                <w:kern w:val="2"/>
              </w:rPr>
              <w:t>与内存分配，逐步扩展到涵盖</w:t>
            </w:r>
            <w:r w:rsidRPr="00A507AE">
              <w:rPr>
                <w:rFonts w:ascii="Times New Roman" w:hAnsi="Times New Roman" w:cs="Times New Roman"/>
                <w:kern w:val="2"/>
              </w:rPr>
              <w:t>GPU</w:t>
            </w:r>
            <w:r w:rsidRPr="00A507AE">
              <w:rPr>
                <w:rFonts w:ascii="Times New Roman" w:hAnsi="Times New Roman" w:cs="Times New Roman"/>
                <w:kern w:val="2"/>
              </w:rPr>
              <w:t>、显存、网络带宽等多维异构资源的综合调度问题</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_Ref227334848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85" w:author="yafei li" w:date="2026-04-22T10:12:00Z" w16du:dateUtc="2026-04-22T02:12:00Z">
              <w:r w:rsidR="00043F98">
                <w:rPr>
                  <w:rFonts w:ascii="Times New Roman" w:hAnsi="Times New Roman" w:cs="Times New Roman"/>
                  <w:kern w:val="2"/>
                  <w:vertAlign w:val="superscript"/>
                </w:rPr>
                <w:t>[22]</w:t>
              </w:r>
            </w:ins>
            <w:del w:id="186" w:author="yafei li" w:date="2026-04-20T22:17:00Z" w16du:dateUtc="2026-04-20T14:17:00Z">
              <w:r w:rsidR="00844FCB" w:rsidRPr="00844FCB" w:rsidDel="00A22748">
                <w:rPr>
                  <w:rFonts w:ascii="Times New Roman" w:hAnsi="Times New Roman" w:cs="Times New Roman"/>
                  <w:kern w:val="2"/>
                  <w:vertAlign w:val="superscript"/>
                </w:rPr>
                <w:delText>[21]</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，其复杂性显著提升</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_Ref227334796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87" w:author="yafei li" w:date="2026-04-22T10:12:00Z" w16du:dateUtc="2026-04-22T02:12:00Z">
              <w:r w:rsidR="00043F98">
                <w:rPr>
                  <w:rFonts w:ascii="Times New Roman" w:hAnsi="Times New Roman" w:cs="Times New Roman"/>
                  <w:kern w:val="2"/>
                  <w:vertAlign w:val="superscript"/>
                </w:rPr>
                <w:t>[23]</w:t>
              </w:r>
            </w:ins>
            <w:del w:id="188" w:author="yafei li" w:date="2026-04-20T22:17:00Z" w16du:dateUtc="2026-04-20T14:17:00Z">
              <w:r w:rsidR="00844FCB" w:rsidRPr="00844FCB" w:rsidDel="00A22748">
                <w:rPr>
                  <w:rFonts w:ascii="Times New Roman" w:hAnsi="Times New Roman" w:cs="Times New Roman"/>
                  <w:kern w:val="2"/>
                  <w:vertAlign w:val="superscript"/>
                </w:rPr>
                <w:delText>[22]</w:delText>
              </w:r>
            </w:del>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_Ref227334803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89" w:author="yafei li" w:date="2026-04-22T10:12:00Z" w16du:dateUtc="2026-04-22T02:12:00Z">
              <w:r w:rsidR="00043F98">
                <w:rPr>
                  <w:rFonts w:ascii="Times New Roman" w:hAnsi="Times New Roman" w:cs="Times New Roman"/>
                  <w:kern w:val="2"/>
                  <w:vertAlign w:val="superscript"/>
                </w:rPr>
                <w:t>[24]</w:t>
              </w:r>
            </w:ins>
            <w:del w:id="190" w:author="yafei li" w:date="2026-04-20T22:17:00Z" w16du:dateUtc="2026-04-20T14:17:00Z">
              <w:r w:rsidR="00844FCB" w:rsidRPr="00844FCB" w:rsidDel="00A22748">
                <w:rPr>
                  <w:rFonts w:ascii="Times New Roman" w:hAnsi="Times New Roman" w:cs="Times New Roman"/>
                  <w:kern w:val="2"/>
                  <w:vertAlign w:val="superscript"/>
                </w:rPr>
                <w:delText>[23]</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p>
          <w:p w14:paraId="4087D867" w14:textId="2330AB8B"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在基础调度机制方面，早期集群资源管理系统（如</w:t>
            </w:r>
            <w:r w:rsidRPr="00A507AE">
              <w:rPr>
                <w:rFonts w:ascii="Times New Roman" w:hAnsi="Times New Roman" w:cs="Times New Roman"/>
                <w:kern w:val="2"/>
              </w:rPr>
              <w:t>Mesos</w:t>
            </w:r>
            <w:ins w:id="191" w:author="yafei li" w:date="2026-04-20T23:42:00Z" w16du:dateUtc="2026-04-20T15:42:00Z">
              <w:r w:rsidR="00BB7DAC" w:rsidRPr="00844FCB">
                <w:rPr>
                  <w:rFonts w:ascii="Times New Roman" w:hAnsi="Times New Roman" w:cs="Times New Roman"/>
                  <w:kern w:val="2"/>
                  <w:vertAlign w:val="superscript"/>
                </w:rPr>
                <w:fldChar w:fldCharType="begin"/>
              </w:r>
              <w:r w:rsidR="00BB7DAC" w:rsidRPr="00844FCB">
                <w:rPr>
                  <w:rFonts w:ascii="Times New Roman" w:hAnsi="Times New Roman" w:cs="Times New Roman"/>
                  <w:kern w:val="2"/>
                  <w:vertAlign w:val="superscript"/>
                </w:rPr>
                <w:instrText xml:space="preserve"> REF _Ref227334796 \r \h </w:instrText>
              </w:r>
              <w:r w:rsidR="00BB7DAC">
                <w:rPr>
                  <w:rFonts w:ascii="Times New Roman" w:hAnsi="Times New Roman" w:cs="Times New Roman"/>
                  <w:kern w:val="2"/>
                  <w:vertAlign w:val="superscript"/>
                </w:rPr>
                <w:instrText xml:space="preserve"> \* MERGEFORMAT </w:instrText>
              </w:r>
            </w:ins>
            <w:r w:rsidR="00BB7DAC" w:rsidRPr="00844FCB">
              <w:rPr>
                <w:rFonts w:ascii="Times New Roman" w:hAnsi="Times New Roman" w:cs="Times New Roman"/>
                <w:kern w:val="2"/>
                <w:vertAlign w:val="superscript"/>
              </w:rPr>
            </w:r>
            <w:ins w:id="192" w:author="yafei li" w:date="2026-04-20T23:42:00Z" w16du:dateUtc="2026-04-20T15:42:00Z">
              <w:r w:rsidR="00BB7DAC" w:rsidRPr="00844FCB">
                <w:rPr>
                  <w:rFonts w:ascii="Times New Roman" w:hAnsi="Times New Roman" w:cs="Times New Roman"/>
                  <w:kern w:val="2"/>
                  <w:vertAlign w:val="superscript"/>
                </w:rPr>
                <w:fldChar w:fldCharType="separate"/>
              </w:r>
            </w:ins>
            <w:ins w:id="193" w:author="yafei li" w:date="2026-04-22T10:12:00Z" w16du:dateUtc="2026-04-22T02:12:00Z">
              <w:r w:rsidR="00043F98">
                <w:rPr>
                  <w:rFonts w:ascii="Times New Roman" w:hAnsi="Times New Roman" w:cs="Times New Roman"/>
                  <w:kern w:val="2"/>
                  <w:vertAlign w:val="superscript"/>
                </w:rPr>
                <w:t>[23]</w:t>
              </w:r>
            </w:ins>
            <w:ins w:id="194" w:author="yafei li" w:date="2026-04-20T23:42:00Z" w16du:dateUtc="2026-04-20T15:42:00Z">
              <w:r w:rsidR="00BB7DAC"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）采用双层调度架构，通过资源邀约机制实现资源分配与任务调度的解耦</w:t>
            </w:r>
            <w:del w:id="195" w:author="yafei li" w:date="2026-04-20T23:42:00Z" w16du:dateUtc="2026-04-20T15:42:00Z">
              <w:r w:rsidR="00306381" w:rsidRPr="00844FCB" w:rsidDel="00BB7DAC">
                <w:rPr>
                  <w:rFonts w:ascii="Times New Roman" w:hAnsi="Times New Roman" w:cs="Times New Roman"/>
                  <w:kern w:val="2"/>
                  <w:vertAlign w:val="superscript"/>
                </w:rPr>
                <w:fldChar w:fldCharType="begin"/>
              </w:r>
              <w:r w:rsidR="00306381" w:rsidRPr="00844FCB" w:rsidDel="00BB7DAC">
                <w:rPr>
                  <w:rFonts w:ascii="Times New Roman" w:hAnsi="Times New Roman" w:cs="Times New Roman"/>
                  <w:kern w:val="2"/>
                  <w:vertAlign w:val="superscript"/>
                </w:rPr>
                <w:delInstrText xml:space="preserve"> REF _Ref227334796 \r \h </w:delInstrText>
              </w:r>
              <w:r w:rsidR="00844FCB" w:rsidDel="00BB7DAC">
                <w:rPr>
                  <w:rFonts w:ascii="Times New Roman" w:hAnsi="Times New Roman" w:cs="Times New Roman"/>
                  <w:kern w:val="2"/>
                  <w:vertAlign w:val="superscript"/>
                </w:rPr>
                <w:delInstrText xml:space="preserve"> \* MERGEFORMAT </w:delInstrText>
              </w:r>
              <w:r w:rsidR="00306381" w:rsidRPr="00844FCB" w:rsidDel="00BB7DAC">
                <w:rPr>
                  <w:rFonts w:ascii="Times New Roman" w:hAnsi="Times New Roman" w:cs="Times New Roman"/>
                  <w:kern w:val="2"/>
                  <w:vertAlign w:val="superscript"/>
                </w:rPr>
              </w:r>
              <w:r w:rsidR="00306381" w:rsidRPr="00844FCB" w:rsidDel="00BB7DAC">
                <w:rPr>
                  <w:rFonts w:ascii="Times New Roman" w:hAnsi="Times New Roman" w:cs="Times New Roman"/>
                  <w:kern w:val="2"/>
                  <w:vertAlign w:val="superscript"/>
                </w:rPr>
                <w:fldChar w:fldCharType="separate"/>
              </w:r>
            </w:del>
            <w:del w:id="196" w:author="yafei li" w:date="2026-04-20T22:17:00Z" w16du:dateUtc="2026-04-20T14:17:00Z">
              <w:r w:rsidR="00844FCB" w:rsidRPr="00844FCB" w:rsidDel="00A22748">
                <w:rPr>
                  <w:rFonts w:ascii="Times New Roman" w:hAnsi="Times New Roman" w:cs="Times New Roman"/>
                  <w:kern w:val="2"/>
                  <w:vertAlign w:val="superscript"/>
                </w:rPr>
                <w:delText>[22]</w:delText>
              </w:r>
            </w:del>
            <w:del w:id="197" w:author="yafei li" w:date="2026-04-20T23:42:00Z" w16du:dateUtc="2026-04-20T15:42:00Z">
              <w:r w:rsidR="00306381" w:rsidRPr="00844FCB" w:rsidDel="00BB7DAC">
                <w:rPr>
                  <w:rFonts w:ascii="Times New Roman" w:hAnsi="Times New Roman" w:cs="Times New Roman"/>
                  <w:kern w:val="2"/>
                  <w:vertAlign w:val="superscript"/>
                </w:rPr>
                <w:fldChar w:fldCharType="end"/>
              </w:r>
            </w:del>
            <w:r w:rsidRPr="00A507AE">
              <w:rPr>
                <w:rFonts w:ascii="Times New Roman" w:hAnsi="Times New Roman" w:cs="Times New Roman"/>
                <w:kern w:val="2"/>
              </w:rPr>
              <w:t>。该类方法具有良好的灵活性，但难以实现全局最优调度。随后，以</w:t>
            </w:r>
            <w:r w:rsidRPr="00A507AE">
              <w:rPr>
                <w:rFonts w:ascii="Times New Roman" w:hAnsi="Times New Roman" w:cs="Times New Roman"/>
                <w:kern w:val="2"/>
              </w:rPr>
              <w:t>Kubernetes</w:t>
            </w:r>
            <w:r w:rsidRPr="00A507AE">
              <w:rPr>
                <w:rFonts w:ascii="Times New Roman" w:hAnsi="Times New Roman" w:cs="Times New Roman"/>
                <w:kern w:val="2"/>
              </w:rPr>
              <w:t>为代表的容器编排平台逐渐成为主流，其调度器通过</w:t>
            </w:r>
            <w:r w:rsidRPr="00A507AE">
              <w:rPr>
                <w:rFonts w:ascii="Times New Roman" w:hAnsi="Times New Roman" w:cs="Times New Roman"/>
                <w:kern w:val="2"/>
              </w:rPr>
              <w:t>“</w:t>
            </w:r>
            <w:r w:rsidRPr="00A507AE">
              <w:rPr>
                <w:rFonts w:ascii="Times New Roman" w:hAnsi="Times New Roman" w:cs="Times New Roman"/>
                <w:kern w:val="2"/>
              </w:rPr>
              <w:t>过滤</w:t>
            </w:r>
            <w:r w:rsidRPr="00A507AE">
              <w:rPr>
                <w:rFonts w:ascii="Times New Roman" w:hAnsi="Times New Roman" w:cs="Times New Roman"/>
                <w:kern w:val="2"/>
              </w:rPr>
              <w:t>—</w:t>
            </w:r>
            <w:r w:rsidRPr="00A507AE">
              <w:rPr>
                <w:rFonts w:ascii="Times New Roman" w:hAnsi="Times New Roman" w:cs="Times New Roman"/>
                <w:kern w:val="2"/>
              </w:rPr>
              <w:t>打分</w:t>
            </w:r>
            <w:r w:rsidRPr="00A507AE">
              <w:rPr>
                <w:rFonts w:ascii="Times New Roman" w:hAnsi="Times New Roman" w:cs="Times New Roman"/>
                <w:kern w:val="2"/>
              </w:rPr>
              <w:t>”</w:t>
            </w:r>
            <w:r w:rsidRPr="00A507AE">
              <w:rPr>
                <w:rFonts w:ascii="Times New Roman" w:hAnsi="Times New Roman" w:cs="Times New Roman"/>
                <w:kern w:val="2"/>
              </w:rPr>
              <w:t>机制，根据资源需求与节点状态选择合适的运行节点</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_Ref227334816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198" w:author="yafei li" w:date="2026-04-22T10:12:00Z" w16du:dateUtc="2026-04-22T02:12:00Z">
              <w:r w:rsidR="00043F98">
                <w:rPr>
                  <w:rFonts w:ascii="Times New Roman" w:hAnsi="Times New Roman" w:cs="Times New Roman"/>
                  <w:kern w:val="2"/>
                  <w:vertAlign w:val="superscript"/>
                </w:rPr>
                <w:t>[25]</w:t>
              </w:r>
            </w:ins>
            <w:del w:id="199" w:author="yafei li" w:date="2026-04-20T22:17:00Z" w16du:dateUtc="2026-04-20T14:17:00Z">
              <w:r w:rsidR="00844FCB" w:rsidRPr="00844FCB" w:rsidDel="00A22748">
                <w:rPr>
                  <w:rFonts w:ascii="Times New Roman" w:hAnsi="Times New Roman" w:cs="Times New Roman"/>
                  <w:kern w:val="2"/>
                  <w:vertAlign w:val="superscript"/>
                </w:rPr>
                <w:delText>[24]</w:delText>
              </w:r>
            </w:del>
            <w:r w:rsidR="00306381" w:rsidRPr="00844FCB">
              <w:rPr>
                <w:rFonts w:ascii="Times New Roman" w:hAnsi="Times New Roman" w:cs="Times New Roman"/>
                <w:kern w:val="2"/>
                <w:vertAlign w:val="superscript"/>
              </w:rPr>
              <w:fldChar w:fldCharType="end"/>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_Ref227334824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200" w:author="yafei li" w:date="2026-04-22T10:12:00Z" w16du:dateUtc="2026-04-22T02:12:00Z">
              <w:r w:rsidR="00043F98">
                <w:rPr>
                  <w:rFonts w:ascii="Times New Roman" w:hAnsi="Times New Roman" w:cs="Times New Roman"/>
                  <w:kern w:val="2"/>
                  <w:vertAlign w:val="superscript"/>
                </w:rPr>
                <w:t>[26]</w:t>
              </w:r>
            </w:ins>
            <w:del w:id="201" w:author="yafei li" w:date="2026-04-20T22:17:00Z" w16du:dateUtc="2026-04-20T14:17:00Z">
              <w:r w:rsidR="00844FCB" w:rsidRPr="00844FCB" w:rsidDel="00A22748">
                <w:rPr>
                  <w:rFonts w:ascii="Times New Roman" w:hAnsi="Times New Roman" w:cs="Times New Roman"/>
                  <w:kern w:val="2"/>
                  <w:vertAlign w:val="superscript"/>
                </w:rPr>
                <w:delText>[25]</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。这类调度方式能够满足通用应用场景，但其主要依赖静态资源指标，缺乏对任务执行特征和动态负载的感知能力，在复杂应用场景中存在一定局限性</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_Ref227334831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202" w:author="yafei li" w:date="2026-04-22T10:12:00Z" w16du:dateUtc="2026-04-22T02:12:00Z">
              <w:r w:rsidR="00043F98">
                <w:rPr>
                  <w:rFonts w:ascii="Times New Roman" w:hAnsi="Times New Roman" w:cs="Times New Roman"/>
                  <w:kern w:val="2"/>
                  <w:vertAlign w:val="superscript"/>
                </w:rPr>
                <w:t>[27]</w:t>
              </w:r>
            </w:ins>
            <w:del w:id="203" w:author="yafei li" w:date="2026-04-20T22:17:00Z" w16du:dateUtc="2026-04-20T14:17:00Z">
              <w:r w:rsidR="00844FCB" w:rsidRPr="00844FCB" w:rsidDel="00A22748">
                <w:rPr>
                  <w:rFonts w:ascii="Times New Roman" w:hAnsi="Times New Roman" w:cs="Times New Roman"/>
                  <w:kern w:val="2"/>
                  <w:vertAlign w:val="superscript"/>
                </w:rPr>
                <w:delText>[26]</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p>
          <w:p w14:paraId="3685B27F" w14:textId="5164D8BF"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在多资源调度方面，主导资源公平（</w:t>
            </w:r>
            <w:r w:rsidRPr="00A507AE">
              <w:rPr>
                <w:rFonts w:ascii="Times New Roman" w:hAnsi="Times New Roman" w:cs="Times New Roman"/>
                <w:kern w:val="2"/>
              </w:rPr>
              <w:t>Dominant Resource Fairness, DRF</w:t>
            </w:r>
            <w:r w:rsidRPr="00A507AE">
              <w:rPr>
                <w:rFonts w:ascii="Times New Roman" w:hAnsi="Times New Roman" w:cs="Times New Roman"/>
                <w:kern w:val="2"/>
              </w:rPr>
              <w:t>）为多维资源分配提供了重要理论基础，通过平衡不同用户在其主导资源上的占比，实现多资源环境下的公平分配</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_Ref227334947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204" w:author="yafei li" w:date="2026-04-22T10:12:00Z" w16du:dateUtc="2026-04-22T02:12:00Z">
              <w:r w:rsidR="00043F98">
                <w:rPr>
                  <w:rFonts w:ascii="Times New Roman" w:hAnsi="Times New Roman" w:cs="Times New Roman"/>
                  <w:kern w:val="2"/>
                  <w:vertAlign w:val="superscript"/>
                </w:rPr>
                <w:t>[28]</w:t>
              </w:r>
            </w:ins>
            <w:del w:id="205" w:author="yafei li" w:date="2026-04-20T22:17:00Z" w16du:dateUtc="2026-04-20T14:17:00Z">
              <w:r w:rsidR="00844FCB" w:rsidRPr="00844FCB" w:rsidDel="00A22748">
                <w:rPr>
                  <w:rFonts w:ascii="Times New Roman" w:hAnsi="Times New Roman" w:cs="Times New Roman"/>
                  <w:kern w:val="2"/>
                  <w:vertAlign w:val="superscript"/>
                </w:rPr>
                <w:delText>[27]</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。然而，</w:t>
            </w:r>
            <w:r w:rsidRPr="00A507AE">
              <w:rPr>
                <w:rFonts w:ascii="Times New Roman" w:hAnsi="Times New Roman" w:cs="Times New Roman"/>
                <w:kern w:val="2"/>
              </w:rPr>
              <w:t>DRF</w:t>
            </w:r>
            <w:r w:rsidRPr="00A507AE">
              <w:rPr>
                <w:rFonts w:ascii="Times New Roman" w:hAnsi="Times New Roman" w:cs="Times New Roman"/>
                <w:kern w:val="2"/>
              </w:rPr>
              <w:t>在实际应用中容易导致资源碎片化问题，并且难以考虑任务之间的拓扑关系与放置约束。为进一步提升资源利用效率，研究者提出了基于资源打包的调度策略，将任务尽可能紧凑地部署到节点上，以减少资源浪费。典型工作如</w:t>
            </w:r>
            <w:r w:rsidRPr="00A507AE">
              <w:rPr>
                <w:rFonts w:ascii="Times New Roman" w:hAnsi="Times New Roman" w:cs="Times New Roman"/>
                <w:kern w:val="2"/>
              </w:rPr>
              <w:t>Tetris</w:t>
            </w:r>
            <w:ins w:id="206" w:author="yafei li" w:date="2026-04-20T23:06:00Z" w16du:dateUtc="2026-04-20T15:06: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_Ref227334955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207" w:author="yafei li" w:date="2026-04-20T23:06:00Z" w16du:dateUtc="2026-04-20T15:06:00Z">
              <w:r w:rsidR="003C610A" w:rsidRPr="00844FCB">
                <w:rPr>
                  <w:rFonts w:ascii="Times New Roman" w:hAnsi="Times New Roman" w:cs="Times New Roman"/>
                  <w:kern w:val="2"/>
                  <w:vertAlign w:val="superscript"/>
                </w:rPr>
                <w:fldChar w:fldCharType="separate"/>
              </w:r>
            </w:ins>
            <w:ins w:id="208" w:author="yafei li" w:date="2026-04-22T10:12:00Z" w16du:dateUtc="2026-04-22T02:12:00Z">
              <w:r w:rsidR="00043F98">
                <w:rPr>
                  <w:rFonts w:ascii="Times New Roman" w:hAnsi="Times New Roman" w:cs="Times New Roman"/>
                  <w:kern w:val="2"/>
                  <w:vertAlign w:val="superscript"/>
                </w:rPr>
                <w:t>[29]</w:t>
              </w:r>
            </w:ins>
            <w:ins w:id="209" w:author="yafei li" w:date="2026-04-20T23:06:00Z" w16du:dateUtc="2026-04-20T15:06: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通过在公平性与资</w:t>
            </w:r>
            <w:r w:rsidRPr="00A507AE">
              <w:rPr>
                <w:rFonts w:ascii="Times New Roman" w:hAnsi="Times New Roman" w:cs="Times New Roman"/>
                <w:kern w:val="2"/>
              </w:rPr>
              <w:lastRenderedPageBreak/>
              <w:t>源利用率之间进行权衡，实现了多资源场景下的高效调度</w:t>
            </w:r>
            <w:del w:id="210" w:author="yafei li" w:date="2026-04-20T23:06:00Z" w16du:dateUtc="2026-04-20T15:06: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_Ref227334955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211" w:author="yafei li" w:date="2026-04-20T22:17:00Z" w16du:dateUtc="2026-04-20T14:17:00Z">
              <w:r w:rsidR="00844FCB" w:rsidRPr="00844FCB" w:rsidDel="00A22748">
                <w:rPr>
                  <w:rFonts w:ascii="Times New Roman" w:hAnsi="Times New Roman" w:cs="Times New Roman"/>
                  <w:kern w:val="2"/>
                  <w:vertAlign w:val="superscript"/>
                </w:rPr>
                <w:delText>[28]</w:delText>
              </w:r>
            </w:del>
            <w:del w:id="212" w:author="yafei li" w:date="2026-04-20T23:06:00Z" w16du:dateUtc="2026-04-20T15:06: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00B45265" w:rsidRPr="00B45265">
              <w:rPr>
                <w:rFonts w:ascii="Times New Roman" w:hAnsi="Times New Roman" w:cs="Times New Roman"/>
                <w:color w:val="222222"/>
                <w:shd w:val="clear" w:color="auto" w:fill="FFFFFF"/>
              </w:rPr>
              <w:t>Struhár</w:t>
            </w:r>
            <w:ins w:id="213" w:author="yafei li" w:date="2026-04-20T23:07:00Z" w16du:dateUtc="2026-04-20T15:07:00Z">
              <w:r w:rsidR="003C610A" w:rsidRPr="00844FCB">
                <w:rPr>
                  <w:rStyle w:val="af4"/>
                  <w:rFonts w:ascii="Times New Roman" w:hAnsi="Times New Roman" w:cs="Times New Roman"/>
                  <w:b w:val="0"/>
                  <w:bCs w:val="0"/>
                  <w:vertAlign w:val="superscript"/>
                </w:rPr>
                <w:fldChar w:fldCharType="begin"/>
              </w:r>
              <w:r w:rsidR="003C610A" w:rsidRPr="00844FCB">
                <w:rPr>
                  <w:rStyle w:val="af4"/>
                  <w:rFonts w:ascii="Times New Roman" w:hAnsi="Times New Roman" w:cs="Times New Roman"/>
                  <w:b w:val="0"/>
                  <w:bCs w:val="0"/>
                  <w:vertAlign w:val="superscript"/>
                </w:rPr>
                <w:instrText xml:space="preserve"> REF _Ref227334968 \r \h </w:instrText>
              </w:r>
              <w:r w:rsidR="003C610A">
                <w:rPr>
                  <w:rStyle w:val="af4"/>
                  <w:rFonts w:ascii="Times New Roman" w:hAnsi="Times New Roman" w:cs="Times New Roman"/>
                  <w:b w:val="0"/>
                  <w:bCs w:val="0"/>
                  <w:vertAlign w:val="superscript"/>
                </w:rPr>
                <w:instrText xml:space="preserve"> \* MERGEFORMAT </w:instrText>
              </w:r>
            </w:ins>
            <w:r w:rsidR="003C610A" w:rsidRPr="00844FCB">
              <w:rPr>
                <w:rStyle w:val="af4"/>
                <w:rFonts w:ascii="Times New Roman" w:hAnsi="Times New Roman" w:cs="Times New Roman"/>
                <w:b w:val="0"/>
                <w:bCs w:val="0"/>
                <w:vertAlign w:val="superscript"/>
              </w:rPr>
            </w:r>
            <w:ins w:id="214" w:author="yafei li" w:date="2026-04-20T23:07:00Z" w16du:dateUtc="2026-04-20T15:07:00Z">
              <w:r w:rsidR="003C610A" w:rsidRPr="00844FCB">
                <w:rPr>
                  <w:rStyle w:val="af4"/>
                  <w:rFonts w:ascii="Times New Roman" w:hAnsi="Times New Roman" w:cs="Times New Roman"/>
                  <w:b w:val="0"/>
                  <w:bCs w:val="0"/>
                  <w:vertAlign w:val="superscript"/>
                </w:rPr>
                <w:fldChar w:fldCharType="separate"/>
              </w:r>
            </w:ins>
            <w:ins w:id="215" w:author="yafei li" w:date="2026-04-22T10:12:00Z" w16du:dateUtc="2026-04-22T02:12:00Z">
              <w:r w:rsidR="00043F98">
                <w:rPr>
                  <w:rStyle w:val="af4"/>
                  <w:rFonts w:ascii="Times New Roman" w:hAnsi="Times New Roman" w:cs="Times New Roman"/>
                  <w:b w:val="0"/>
                  <w:bCs w:val="0"/>
                  <w:vertAlign w:val="superscript"/>
                </w:rPr>
                <w:t>[35]</w:t>
              </w:r>
            </w:ins>
            <w:ins w:id="216" w:author="yafei li" w:date="2026-04-20T23:07:00Z" w16du:dateUtc="2026-04-20T15:07:00Z">
              <w:r w:rsidR="003C610A" w:rsidRPr="00844FCB">
                <w:rPr>
                  <w:rStyle w:val="af4"/>
                  <w:rFonts w:ascii="Times New Roman" w:hAnsi="Times New Roman" w:cs="Times New Roman"/>
                  <w:b w:val="0"/>
                  <w:bCs w:val="0"/>
                  <w:vertAlign w:val="superscript"/>
                </w:rPr>
                <w:fldChar w:fldCharType="end"/>
              </w:r>
            </w:ins>
            <w:r w:rsidR="00B45265">
              <w:rPr>
                <w:rFonts w:ascii="Times New Roman" w:hAnsi="Times New Roman" w:cs="Times New Roman" w:hint="eastAsia"/>
                <w:color w:val="222222"/>
                <w:shd w:val="clear" w:color="auto" w:fill="FFFFFF"/>
              </w:rPr>
              <w:t>针对</w:t>
            </w:r>
            <w:r w:rsidR="00B45265" w:rsidRPr="00B45265">
              <w:rPr>
                <w:rStyle w:val="af4"/>
                <w:rFonts w:ascii="Times New Roman" w:hAnsi="Times New Roman" w:cs="Times New Roman"/>
                <w:b w:val="0"/>
                <w:bCs w:val="0"/>
              </w:rPr>
              <w:t>边缘环境中实时容器因共享资源干扰而难以保证时间可预测性的问题</w:t>
            </w:r>
            <w:r w:rsidR="00B45265" w:rsidRPr="00B45265">
              <w:rPr>
                <w:rFonts w:ascii="Times New Roman" w:hAnsi="Times New Roman" w:cs="Times New Roman"/>
              </w:rPr>
              <w:t>，提出了</w:t>
            </w:r>
            <w:r w:rsidR="00B45265" w:rsidRPr="00B45265">
              <w:rPr>
                <w:rStyle w:val="af4"/>
                <w:rFonts w:ascii="Times New Roman" w:hAnsi="Times New Roman" w:cs="Times New Roman"/>
                <w:b w:val="0"/>
                <w:bCs w:val="0"/>
              </w:rPr>
              <w:t>离线初始部署与在线运行时重调节的分层资源编排框架，通过</w:t>
            </w:r>
            <w:r w:rsidR="00B45265" w:rsidRPr="00B45265">
              <w:rPr>
                <w:rStyle w:val="af4"/>
                <w:rFonts w:ascii="Times New Roman" w:hAnsi="Times New Roman" w:cs="Times New Roman"/>
                <w:b w:val="0"/>
                <w:bCs w:val="0"/>
              </w:rPr>
              <w:t>CPU</w:t>
            </w:r>
            <w:r w:rsidR="00B45265" w:rsidRPr="00B45265">
              <w:rPr>
                <w:rStyle w:val="af4"/>
                <w:rFonts w:ascii="Times New Roman" w:hAnsi="Times New Roman" w:cs="Times New Roman"/>
                <w:b w:val="0"/>
                <w:bCs w:val="0"/>
              </w:rPr>
              <w:t>预算控制、资源再分配和必要时容器迁移来维持实时性能</w:t>
            </w:r>
            <w:del w:id="217"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begin"/>
              </w:r>
              <w:r w:rsidR="00306381" w:rsidRPr="00844FCB" w:rsidDel="003C610A">
                <w:rPr>
                  <w:rStyle w:val="af4"/>
                  <w:rFonts w:ascii="Times New Roman" w:hAnsi="Times New Roman" w:cs="Times New Roman"/>
                  <w:b w:val="0"/>
                  <w:bCs w:val="0"/>
                  <w:vertAlign w:val="superscript"/>
                </w:rPr>
                <w:delInstrText xml:space="preserve"> REF _Ref227334968 \r \h </w:delInstrText>
              </w:r>
              <w:r w:rsidR="00844FCB" w:rsidDel="003C610A">
                <w:rPr>
                  <w:rStyle w:val="af4"/>
                  <w:rFonts w:ascii="Times New Roman" w:hAnsi="Times New Roman" w:cs="Times New Roman"/>
                  <w:b w:val="0"/>
                  <w:bCs w:val="0"/>
                  <w:vertAlign w:val="superscript"/>
                </w:rPr>
                <w:delInstrText xml:space="preserve"> \* MERGEFORMAT </w:delInstrText>
              </w:r>
              <w:r w:rsidR="00306381" w:rsidRPr="00844FCB" w:rsidDel="003C610A">
                <w:rPr>
                  <w:rStyle w:val="af4"/>
                  <w:rFonts w:ascii="Times New Roman" w:hAnsi="Times New Roman" w:cs="Times New Roman"/>
                  <w:b w:val="0"/>
                  <w:bCs w:val="0"/>
                  <w:vertAlign w:val="superscript"/>
                </w:rPr>
              </w:r>
              <w:r w:rsidR="00306381" w:rsidRPr="00844FCB" w:rsidDel="003C610A">
                <w:rPr>
                  <w:rStyle w:val="af4"/>
                  <w:rFonts w:ascii="Times New Roman" w:hAnsi="Times New Roman" w:cs="Times New Roman"/>
                  <w:b w:val="0"/>
                  <w:bCs w:val="0"/>
                  <w:vertAlign w:val="superscript"/>
                </w:rPr>
                <w:fldChar w:fldCharType="separate"/>
              </w:r>
            </w:del>
            <w:del w:id="218" w:author="yafei li" w:date="2026-04-20T22:17:00Z" w16du:dateUtc="2026-04-20T14:17:00Z">
              <w:r w:rsidR="00844FCB" w:rsidRPr="00844FCB" w:rsidDel="00A22748">
                <w:rPr>
                  <w:rStyle w:val="af4"/>
                  <w:rFonts w:ascii="Times New Roman" w:hAnsi="Times New Roman" w:cs="Times New Roman"/>
                  <w:b w:val="0"/>
                  <w:bCs w:val="0"/>
                  <w:vertAlign w:val="superscript"/>
                </w:rPr>
                <w:delText>[34]</w:delText>
              </w:r>
            </w:del>
            <w:del w:id="219"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end"/>
              </w:r>
            </w:del>
            <w:r w:rsidR="00B45265" w:rsidRPr="00B45265">
              <w:rPr>
                <w:rFonts w:ascii="Times New Roman" w:hAnsi="Times New Roman" w:cs="Times New Roman"/>
              </w:rPr>
              <w:t>。</w:t>
            </w:r>
            <w:r w:rsidRPr="00B45265">
              <w:rPr>
                <w:rFonts w:ascii="Times New Roman" w:hAnsi="Times New Roman" w:cs="Times New Roman"/>
                <w:kern w:val="2"/>
              </w:rPr>
              <w:t>总</w:t>
            </w:r>
            <w:r w:rsidRPr="00A507AE">
              <w:rPr>
                <w:rFonts w:ascii="Times New Roman" w:hAnsi="Times New Roman" w:cs="Times New Roman"/>
                <w:kern w:val="2"/>
              </w:rPr>
              <w:t>体来看，公平性与资源利用率之间的权衡成为容器集群调度中的核心问题。</w:t>
            </w:r>
          </w:p>
          <w:p w14:paraId="421D8C20" w14:textId="684E1B15"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随着</w:t>
            </w:r>
            <w:r w:rsidRPr="00A507AE">
              <w:rPr>
                <w:rFonts w:ascii="Times New Roman" w:hAnsi="Times New Roman" w:cs="Times New Roman"/>
                <w:kern w:val="2"/>
              </w:rPr>
              <w:t>AI/ML</w:t>
            </w:r>
            <w:r w:rsidRPr="00A507AE">
              <w:rPr>
                <w:rFonts w:ascii="Times New Roman" w:hAnsi="Times New Roman" w:cs="Times New Roman"/>
                <w:kern w:val="2"/>
              </w:rPr>
              <w:t>任务的广泛应用，</w:t>
            </w:r>
            <w:r w:rsidRPr="00A507AE">
              <w:rPr>
                <w:rFonts w:ascii="Times New Roman" w:hAnsi="Times New Roman" w:cs="Times New Roman"/>
                <w:kern w:val="2"/>
              </w:rPr>
              <w:t>GPU</w:t>
            </w:r>
            <w:r w:rsidRPr="00A507AE">
              <w:rPr>
                <w:rFonts w:ascii="Times New Roman" w:hAnsi="Times New Roman" w:cs="Times New Roman"/>
                <w:kern w:val="2"/>
              </w:rPr>
              <w:t>资源调度逐渐成为研究重点</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_Ref227334978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220" w:author="yafei li" w:date="2026-04-22T10:12:00Z" w16du:dateUtc="2026-04-22T02:12:00Z">
              <w:r w:rsidR="00043F98">
                <w:rPr>
                  <w:rFonts w:ascii="Times New Roman" w:hAnsi="Times New Roman" w:cs="Times New Roman"/>
                  <w:kern w:val="2"/>
                  <w:vertAlign w:val="superscript"/>
                </w:rPr>
                <w:t>[34]</w:t>
              </w:r>
            </w:ins>
            <w:del w:id="221" w:author="yafei li" w:date="2026-04-20T22:17:00Z" w16du:dateUtc="2026-04-20T14:17:00Z">
              <w:r w:rsidR="00844FCB" w:rsidRPr="00844FCB" w:rsidDel="00A22748">
                <w:rPr>
                  <w:rFonts w:ascii="Times New Roman" w:hAnsi="Times New Roman" w:cs="Times New Roman"/>
                  <w:kern w:val="2"/>
                  <w:vertAlign w:val="superscript"/>
                </w:rPr>
                <w:delText>[33]</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w:t>
            </w:r>
            <w:r w:rsidRPr="00A507AE">
              <w:rPr>
                <w:rFonts w:ascii="Times New Roman" w:hAnsi="Times New Roman" w:cs="Times New Roman"/>
                <w:kern w:val="2"/>
              </w:rPr>
              <w:t>Tiresias</w:t>
            </w:r>
            <w:ins w:id="222"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_Ref227334990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223" w:author="yafei li" w:date="2026-04-20T23:07:00Z" w16du:dateUtc="2026-04-20T15:07:00Z">
              <w:r w:rsidR="003C610A" w:rsidRPr="00844FCB">
                <w:rPr>
                  <w:rFonts w:ascii="Times New Roman" w:hAnsi="Times New Roman" w:cs="Times New Roman"/>
                  <w:kern w:val="2"/>
                  <w:vertAlign w:val="superscript"/>
                </w:rPr>
                <w:fldChar w:fldCharType="separate"/>
              </w:r>
            </w:ins>
            <w:ins w:id="224" w:author="yafei li" w:date="2026-04-22T10:12:00Z" w16du:dateUtc="2026-04-22T02:12:00Z">
              <w:r w:rsidR="00043F98">
                <w:rPr>
                  <w:rFonts w:ascii="Times New Roman" w:hAnsi="Times New Roman" w:cs="Times New Roman"/>
                  <w:kern w:val="2"/>
                  <w:vertAlign w:val="superscript"/>
                </w:rPr>
                <w:t>[30]</w:t>
              </w:r>
            </w:ins>
            <w:ins w:id="225"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通过引入基于</w:t>
            </w:r>
            <w:r w:rsidRPr="00A507AE">
              <w:rPr>
                <w:rFonts w:ascii="Times New Roman" w:hAnsi="Times New Roman" w:cs="Times New Roman"/>
                <w:kern w:val="2"/>
              </w:rPr>
              <w:t>Gittins</w:t>
            </w:r>
            <w:r w:rsidRPr="00A507AE">
              <w:rPr>
                <w:rFonts w:ascii="Times New Roman" w:hAnsi="Times New Roman" w:cs="Times New Roman"/>
                <w:kern w:val="2"/>
              </w:rPr>
              <w:t>指数的调度策略，在无需预知任务执行时间的情况下，有效降低了作业完成时间（</w:t>
            </w:r>
            <w:r w:rsidRPr="00A507AE">
              <w:rPr>
                <w:rFonts w:ascii="Times New Roman" w:hAnsi="Times New Roman" w:cs="Times New Roman"/>
                <w:kern w:val="2"/>
              </w:rPr>
              <w:t>JCT</w:t>
            </w:r>
            <w:r w:rsidRPr="00A507AE">
              <w:rPr>
                <w:rFonts w:ascii="Times New Roman" w:hAnsi="Times New Roman" w:cs="Times New Roman"/>
                <w:kern w:val="2"/>
              </w:rPr>
              <w:t>），并缓解了队头阻塞问题</w:t>
            </w:r>
            <w:del w:id="226"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_Ref227334990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227" w:author="yafei li" w:date="2026-04-20T22:17:00Z" w16du:dateUtc="2026-04-20T14:17:00Z">
              <w:r w:rsidR="00844FCB" w:rsidRPr="00844FCB" w:rsidDel="00A22748">
                <w:rPr>
                  <w:rFonts w:ascii="Times New Roman" w:hAnsi="Times New Roman" w:cs="Times New Roman"/>
                  <w:kern w:val="2"/>
                  <w:vertAlign w:val="superscript"/>
                </w:rPr>
                <w:delText>[29]</w:delText>
              </w:r>
            </w:del>
            <w:del w:id="228"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Pr="00A507AE">
              <w:rPr>
                <w:rFonts w:ascii="Times New Roman" w:hAnsi="Times New Roman" w:cs="Times New Roman"/>
                <w:kern w:val="2"/>
              </w:rPr>
              <w:t>Gandiva</w:t>
            </w:r>
            <w:ins w:id="229"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_Ref227334998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230" w:author="yafei li" w:date="2026-04-20T23:07:00Z" w16du:dateUtc="2026-04-20T15:07:00Z">
              <w:r w:rsidR="003C610A" w:rsidRPr="00844FCB">
                <w:rPr>
                  <w:rFonts w:ascii="Times New Roman" w:hAnsi="Times New Roman" w:cs="Times New Roman"/>
                  <w:kern w:val="2"/>
                  <w:vertAlign w:val="superscript"/>
                </w:rPr>
                <w:fldChar w:fldCharType="separate"/>
              </w:r>
            </w:ins>
            <w:ins w:id="231" w:author="yafei li" w:date="2026-04-22T10:12:00Z" w16du:dateUtc="2026-04-22T02:12:00Z">
              <w:r w:rsidR="00043F98">
                <w:rPr>
                  <w:rFonts w:ascii="Times New Roman" w:hAnsi="Times New Roman" w:cs="Times New Roman"/>
                  <w:kern w:val="2"/>
                  <w:vertAlign w:val="superscript"/>
                </w:rPr>
                <w:t>[31]</w:t>
              </w:r>
            </w:ins>
            <w:ins w:id="232"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进一步通过时间片共享与任务抢占机制，实现</w:t>
            </w:r>
            <w:r w:rsidRPr="00A507AE">
              <w:rPr>
                <w:rFonts w:ascii="Times New Roman" w:hAnsi="Times New Roman" w:cs="Times New Roman"/>
                <w:kern w:val="2"/>
              </w:rPr>
              <w:t>GPU</w:t>
            </w:r>
            <w:r w:rsidRPr="00A507AE">
              <w:rPr>
                <w:rFonts w:ascii="Times New Roman" w:hAnsi="Times New Roman" w:cs="Times New Roman"/>
                <w:kern w:val="2"/>
              </w:rPr>
              <w:t>资源的细粒度复用，提高了资源利用率与调度灵活性</w:t>
            </w:r>
            <w:del w:id="233"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_Ref227334998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234" w:author="yafei li" w:date="2026-04-20T22:17:00Z" w16du:dateUtc="2026-04-20T14:17:00Z">
              <w:r w:rsidR="00844FCB" w:rsidRPr="00844FCB" w:rsidDel="00A22748">
                <w:rPr>
                  <w:rFonts w:ascii="Times New Roman" w:hAnsi="Times New Roman" w:cs="Times New Roman"/>
                  <w:kern w:val="2"/>
                  <w:vertAlign w:val="superscript"/>
                </w:rPr>
                <w:delText>[30]</w:delText>
              </w:r>
            </w:del>
            <w:del w:id="235"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。与之不同，</w:t>
            </w:r>
            <w:r w:rsidRPr="00A507AE">
              <w:rPr>
                <w:rFonts w:ascii="Times New Roman" w:hAnsi="Times New Roman" w:cs="Times New Roman"/>
                <w:kern w:val="2"/>
              </w:rPr>
              <w:t>Synergy</w:t>
            </w:r>
            <w:ins w:id="236"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_Ref227334803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237" w:author="yafei li" w:date="2026-04-20T23:07:00Z" w16du:dateUtc="2026-04-20T15:07:00Z">
              <w:r w:rsidR="003C610A" w:rsidRPr="00844FCB">
                <w:rPr>
                  <w:rFonts w:ascii="Times New Roman" w:hAnsi="Times New Roman" w:cs="Times New Roman"/>
                  <w:kern w:val="2"/>
                  <w:vertAlign w:val="superscript"/>
                </w:rPr>
                <w:fldChar w:fldCharType="separate"/>
              </w:r>
            </w:ins>
            <w:ins w:id="238" w:author="yafei li" w:date="2026-04-22T10:12:00Z" w16du:dateUtc="2026-04-22T02:12:00Z">
              <w:r w:rsidR="00043F98">
                <w:rPr>
                  <w:rFonts w:ascii="Times New Roman" w:hAnsi="Times New Roman" w:cs="Times New Roman"/>
                  <w:kern w:val="2"/>
                  <w:vertAlign w:val="superscript"/>
                </w:rPr>
                <w:t>[24]</w:t>
              </w:r>
            </w:ins>
            <w:ins w:id="239" w:author="yafei li" w:date="2026-04-20T23:07:00Z" w16du:dateUtc="2026-04-20T15:07:00Z">
              <w:r w:rsidR="003C610A" w:rsidRPr="00844FCB">
                <w:rPr>
                  <w:rFonts w:ascii="Times New Roman" w:hAnsi="Times New Roman" w:cs="Times New Roman"/>
                  <w:kern w:val="2"/>
                  <w:vertAlign w:val="superscript"/>
                </w:rPr>
                <w:fldChar w:fldCharType="end"/>
              </w:r>
            </w:ins>
            <w:r w:rsidRPr="00A507AE">
              <w:rPr>
                <w:rFonts w:ascii="Times New Roman" w:hAnsi="Times New Roman" w:cs="Times New Roman"/>
                <w:kern w:val="2"/>
              </w:rPr>
              <w:t>从任务特性出发，通过分析不同任务在计算、内存和网络等资源上的瓶颈差异，实现资源协同调度，从而减少任务间干扰并提升整体系统吞吐</w:t>
            </w:r>
            <w:del w:id="240"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_Ref227334803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241" w:author="yafei li" w:date="2026-04-20T22:17:00Z" w16du:dateUtc="2026-04-20T14:17:00Z">
              <w:r w:rsidR="00844FCB" w:rsidRPr="00844FCB" w:rsidDel="00A22748">
                <w:rPr>
                  <w:rFonts w:ascii="Times New Roman" w:hAnsi="Times New Roman" w:cs="Times New Roman"/>
                  <w:kern w:val="2"/>
                  <w:vertAlign w:val="superscript"/>
                </w:rPr>
                <w:delText>[23]</w:delText>
              </w:r>
            </w:del>
            <w:del w:id="242"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Pr="00A507AE">
              <w:rPr>
                <w:rFonts w:ascii="Times New Roman" w:hAnsi="Times New Roman" w:cs="Times New Roman"/>
                <w:kern w:val="2"/>
              </w:rPr>
              <w:t>。</w:t>
            </w:r>
            <w:r w:rsidR="00B45265" w:rsidRPr="00B45265">
              <w:rPr>
                <w:rFonts w:ascii="Times New Roman" w:hAnsi="Times New Roman" w:cs="Times New Roman"/>
                <w:kern w:val="2"/>
              </w:rPr>
              <w:t>Ziyi</w:t>
            </w:r>
            <w:ins w:id="243" w:author="yafei li" w:date="2026-04-20T23:07:00Z" w16du:dateUtc="2026-04-20T15:07:00Z">
              <w:r w:rsidR="003C610A" w:rsidRPr="00844FCB">
                <w:rPr>
                  <w:rFonts w:ascii="Times New Roman" w:hAnsi="Times New Roman" w:cs="Times New Roman"/>
                  <w:kern w:val="2"/>
                  <w:vertAlign w:val="superscript"/>
                </w:rPr>
                <w:fldChar w:fldCharType="begin"/>
              </w:r>
              <w:r w:rsidR="003C610A" w:rsidRPr="00844FCB">
                <w:rPr>
                  <w:rFonts w:ascii="Times New Roman" w:hAnsi="Times New Roman" w:cs="Times New Roman"/>
                  <w:kern w:val="2"/>
                  <w:vertAlign w:val="superscript"/>
                </w:rPr>
                <w:instrText xml:space="preserve"> REF _Ref227335022 \r \h </w:instrText>
              </w:r>
              <w:r w:rsidR="003C610A">
                <w:rPr>
                  <w:rFonts w:ascii="Times New Roman" w:hAnsi="Times New Roman" w:cs="Times New Roman"/>
                  <w:kern w:val="2"/>
                  <w:vertAlign w:val="superscript"/>
                </w:rPr>
                <w:instrText xml:space="preserve"> \* MERGEFORMAT </w:instrText>
              </w:r>
            </w:ins>
            <w:r w:rsidR="003C610A" w:rsidRPr="00844FCB">
              <w:rPr>
                <w:rFonts w:ascii="Times New Roman" w:hAnsi="Times New Roman" w:cs="Times New Roman"/>
                <w:kern w:val="2"/>
                <w:vertAlign w:val="superscript"/>
              </w:rPr>
            </w:r>
            <w:ins w:id="244" w:author="yafei li" w:date="2026-04-20T23:07:00Z" w16du:dateUtc="2026-04-20T15:07:00Z">
              <w:r w:rsidR="003C610A" w:rsidRPr="00844FCB">
                <w:rPr>
                  <w:rFonts w:ascii="Times New Roman" w:hAnsi="Times New Roman" w:cs="Times New Roman"/>
                  <w:kern w:val="2"/>
                  <w:vertAlign w:val="superscript"/>
                </w:rPr>
                <w:fldChar w:fldCharType="separate"/>
              </w:r>
            </w:ins>
            <w:ins w:id="245" w:author="yafei li" w:date="2026-04-22T10:12:00Z" w16du:dateUtc="2026-04-22T02:12:00Z">
              <w:r w:rsidR="00043F98">
                <w:rPr>
                  <w:rFonts w:ascii="Times New Roman" w:hAnsi="Times New Roman" w:cs="Times New Roman"/>
                  <w:kern w:val="2"/>
                  <w:vertAlign w:val="superscript"/>
                </w:rPr>
                <w:t>[32]</w:t>
              </w:r>
            </w:ins>
            <w:ins w:id="246" w:author="yafei li" w:date="2026-04-20T23:07:00Z" w16du:dateUtc="2026-04-20T15:07:00Z">
              <w:r w:rsidR="003C610A" w:rsidRPr="00844FCB">
                <w:rPr>
                  <w:rFonts w:ascii="Times New Roman" w:hAnsi="Times New Roman" w:cs="Times New Roman"/>
                  <w:kern w:val="2"/>
                  <w:vertAlign w:val="superscript"/>
                </w:rPr>
                <w:fldChar w:fldCharType="end"/>
              </w:r>
            </w:ins>
            <w:r w:rsidR="00B45265" w:rsidRPr="00B45265">
              <w:rPr>
                <w:rFonts w:ascii="Times New Roman" w:hAnsi="Times New Roman" w:cs="Times New Roman"/>
                <w:kern w:val="2"/>
              </w:rPr>
              <w:t>针对多</w:t>
            </w:r>
            <w:r w:rsidR="00B45265" w:rsidRPr="00B45265">
              <w:rPr>
                <w:rFonts w:ascii="Times New Roman" w:hAnsi="Times New Roman" w:cs="Times New Roman"/>
                <w:kern w:val="2"/>
              </w:rPr>
              <w:t>GPU</w:t>
            </w:r>
            <w:r w:rsidR="00B45265" w:rsidRPr="00B45265">
              <w:rPr>
                <w:rFonts w:ascii="Times New Roman" w:hAnsi="Times New Roman" w:cs="Times New Roman"/>
                <w:kern w:val="2"/>
              </w:rPr>
              <w:t>推理中干扰建模、动态任务调度和资源碎片问题，提出</w:t>
            </w:r>
            <w:r w:rsidR="00B45265" w:rsidRPr="00B45265">
              <w:rPr>
                <w:rFonts w:ascii="Times New Roman" w:hAnsi="Times New Roman" w:cs="Times New Roman"/>
                <w:kern w:val="2"/>
              </w:rPr>
              <w:t>InSS</w:t>
            </w:r>
            <w:r w:rsidR="00B45265" w:rsidRPr="00B45265">
              <w:rPr>
                <w:rFonts w:ascii="Times New Roman" w:hAnsi="Times New Roman" w:cs="Times New Roman"/>
                <w:kern w:val="2"/>
              </w:rPr>
              <w:t>智能调度协调器，通过</w:t>
            </w:r>
            <w:r w:rsidR="00B45265">
              <w:rPr>
                <w:rFonts w:ascii="Times New Roman" w:hAnsi="Times New Roman" w:cs="Times New Roman" w:hint="eastAsia"/>
                <w:kern w:val="2"/>
              </w:rPr>
              <w:t>建立</w:t>
            </w:r>
            <w:r w:rsidR="00B45265" w:rsidRPr="00B45265">
              <w:rPr>
                <w:rFonts w:ascii="Times New Roman" w:hAnsi="Times New Roman" w:cs="Times New Roman"/>
                <w:kern w:val="2"/>
              </w:rPr>
              <w:t>干扰感知延迟分析模型和</w:t>
            </w:r>
            <w:r w:rsidR="00B45265">
              <w:rPr>
                <w:rFonts w:ascii="Times New Roman" w:hAnsi="Times New Roman" w:cs="Times New Roman" w:hint="eastAsia"/>
                <w:kern w:val="2"/>
              </w:rPr>
              <w:t>两阶段</w:t>
            </w:r>
            <w:r w:rsidR="00B45265" w:rsidRPr="00B45265">
              <w:rPr>
                <w:rFonts w:ascii="Times New Roman" w:hAnsi="Times New Roman" w:cs="Times New Roman"/>
                <w:kern w:val="2"/>
              </w:rPr>
              <w:t>智能调度器，在满足</w:t>
            </w:r>
            <w:r w:rsidR="00B45265" w:rsidRPr="00B45265">
              <w:rPr>
                <w:rFonts w:ascii="Times New Roman" w:hAnsi="Times New Roman" w:cs="Times New Roman"/>
                <w:kern w:val="2"/>
              </w:rPr>
              <w:t>SLO</w:t>
            </w:r>
            <w:r w:rsidR="00B45265" w:rsidRPr="00B45265">
              <w:rPr>
                <w:rFonts w:ascii="Times New Roman" w:hAnsi="Times New Roman" w:cs="Times New Roman"/>
                <w:kern w:val="2"/>
              </w:rPr>
              <w:t>的</w:t>
            </w:r>
            <w:r w:rsidR="00B45265">
              <w:rPr>
                <w:rFonts w:ascii="Times New Roman" w:hAnsi="Times New Roman" w:cs="Times New Roman" w:hint="eastAsia"/>
                <w:kern w:val="2"/>
              </w:rPr>
              <w:t>同时提升</w:t>
            </w:r>
            <w:r w:rsidR="00B45265" w:rsidRPr="00B45265">
              <w:rPr>
                <w:rFonts w:ascii="Times New Roman" w:hAnsi="Times New Roman" w:cs="Times New Roman" w:hint="eastAsia"/>
                <w:kern w:val="2"/>
              </w:rPr>
              <w:t>吞</w:t>
            </w:r>
            <w:r w:rsidR="00B45265" w:rsidRPr="00B45265">
              <w:rPr>
                <w:rFonts w:ascii="Times New Roman" w:hAnsi="Times New Roman" w:cs="Times New Roman"/>
                <w:kern w:val="2"/>
              </w:rPr>
              <w:t>吐量</w:t>
            </w:r>
            <w:del w:id="247" w:author="yafei li" w:date="2026-04-20T23:07:00Z" w16du:dateUtc="2026-04-20T15:07:00Z">
              <w:r w:rsidR="00306381" w:rsidRPr="00844FCB" w:rsidDel="003C610A">
                <w:rPr>
                  <w:rFonts w:ascii="Times New Roman" w:hAnsi="Times New Roman" w:cs="Times New Roman"/>
                  <w:kern w:val="2"/>
                  <w:vertAlign w:val="superscript"/>
                </w:rPr>
                <w:fldChar w:fldCharType="begin"/>
              </w:r>
              <w:r w:rsidR="00306381" w:rsidRPr="00844FCB" w:rsidDel="003C610A">
                <w:rPr>
                  <w:rFonts w:ascii="Times New Roman" w:hAnsi="Times New Roman" w:cs="Times New Roman"/>
                  <w:kern w:val="2"/>
                  <w:vertAlign w:val="superscript"/>
                </w:rPr>
                <w:delInstrText xml:space="preserve"> REF _Ref227335022 \r \h </w:delInstrText>
              </w:r>
              <w:r w:rsidR="00844FCB" w:rsidDel="003C610A">
                <w:rPr>
                  <w:rFonts w:ascii="Times New Roman" w:hAnsi="Times New Roman" w:cs="Times New Roman"/>
                  <w:kern w:val="2"/>
                  <w:vertAlign w:val="superscript"/>
                </w:rPr>
                <w:delInstrText xml:space="preserve"> \* MERGEFORMAT </w:delInstrText>
              </w:r>
              <w:r w:rsidR="00306381" w:rsidRPr="00844FCB" w:rsidDel="003C610A">
                <w:rPr>
                  <w:rFonts w:ascii="Times New Roman" w:hAnsi="Times New Roman" w:cs="Times New Roman"/>
                  <w:kern w:val="2"/>
                  <w:vertAlign w:val="superscript"/>
                </w:rPr>
              </w:r>
              <w:r w:rsidR="00306381" w:rsidRPr="00844FCB" w:rsidDel="003C610A">
                <w:rPr>
                  <w:rFonts w:ascii="Times New Roman" w:hAnsi="Times New Roman" w:cs="Times New Roman"/>
                  <w:kern w:val="2"/>
                  <w:vertAlign w:val="superscript"/>
                </w:rPr>
                <w:fldChar w:fldCharType="separate"/>
              </w:r>
            </w:del>
            <w:del w:id="248" w:author="yafei li" w:date="2026-04-20T22:17:00Z" w16du:dateUtc="2026-04-20T14:17:00Z">
              <w:r w:rsidR="00844FCB" w:rsidRPr="00844FCB" w:rsidDel="00A22748">
                <w:rPr>
                  <w:rFonts w:ascii="Times New Roman" w:hAnsi="Times New Roman" w:cs="Times New Roman"/>
                  <w:kern w:val="2"/>
                  <w:vertAlign w:val="superscript"/>
                </w:rPr>
                <w:delText>[31]</w:delText>
              </w:r>
            </w:del>
            <w:del w:id="249" w:author="yafei li" w:date="2026-04-20T23:07:00Z" w16du:dateUtc="2026-04-20T15:07:00Z">
              <w:r w:rsidR="00306381" w:rsidRPr="00844FCB" w:rsidDel="003C610A">
                <w:rPr>
                  <w:rFonts w:ascii="Times New Roman" w:hAnsi="Times New Roman" w:cs="Times New Roman"/>
                  <w:kern w:val="2"/>
                  <w:vertAlign w:val="superscript"/>
                </w:rPr>
                <w:fldChar w:fldCharType="end"/>
              </w:r>
            </w:del>
            <w:r w:rsidR="00B45265" w:rsidRPr="00B45265">
              <w:rPr>
                <w:rFonts w:ascii="Times New Roman" w:hAnsi="Times New Roman" w:cs="Times New Roman"/>
                <w:kern w:val="2"/>
              </w:rPr>
              <w:t>。</w:t>
            </w:r>
            <w:r w:rsidR="00B45265">
              <w:rPr>
                <w:rFonts w:ascii="Times New Roman" w:hAnsi="Times New Roman" w:cs="Times New Roman"/>
                <w:kern w:val="2"/>
              </w:rPr>
              <w:t>Zhenqian</w:t>
            </w:r>
            <w:ins w:id="250" w:author="yafei li" w:date="2026-04-20T23:07:00Z" w16du:dateUtc="2026-04-20T15:07:00Z">
              <w:r w:rsidR="003C610A" w:rsidRPr="00844FCB">
                <w:rPr>
                  <w:rStyle w:val="af4"/>
                  <w:rFonts w:ascii="Times New Roman" w:hAnsi="Times New Roman" w:cs="Times New Roman"/>
                  <w:b w:val="0"/>
                  <w:bCs w:val="0"/>
                  <w:vertAlign w:val="superscript"/>
                </w:rPr>
                <w:fldChar w:fldCharType="begin"/>
              </w:r>
              <w:r w:rsidR="003C610A" w:rsidRPr="00844FCB">
                <w:rPr>
                  <w:rStyle w:val="af4"/>
                  <w:rFonts w:ascii="Times New Roman" w:hAnsi="Times New Roman" w:cs="Times New Roman"/>
                  <w:b w:val="0"/>
                  <w:bCs w:val="0"/>
                  <w:vertAlign w:val="superscript"/>
                </w:rPr>
                <w:instrText xml:space="preserve"> REF _Ref227335032 \r \h </w:instrText>
              </w:r>
              <w:r w:rsidR="003C610A">
                <w:rPr>
                  <w:rStyle w:val="af4"/>
                  <w:rFonts w:ascii="Times New Roman" w:hAnsi="Times New Roman" w:cs="Times New Roman"/>
                  <w:b w:val="0"/>
                  <w:bCs w:val="0"/>
                  <w:vertAlign w:val="superscript"/>
                </w:rPr>
                <w:instrText xml:space="preserve"> \* MERGEFORMAT </w:instrText>
              </w:r>
            </w:ins>
            <w:r w:rsidR="003C610A" w:rsidRPr="00844FCB">
              <w:rPr>
                <w:rStyle w:val="af4"/>
                <w:rFonts w:ascii="Times New Roman" w:hAnsi="Times New Roman" w:cs="Times New Roman"/>
                <w:b w:val="0"/>
                <w:bCs w:val="0"/>
                <w:vertAlign w:val="superscript"/>
              </w:rPr>
            </w:r>
            <w:ins w:id="251" w:author="yafei li" w:date="2026-04-20T23:07:00Z" w16du:dateUtc="2026-04-20T15:07:00Z">
              <w:r w:rsidR="003C610A" w:rsidRPr="00844FCB">
                <w:rPr>
                  <w:rStyle w:val="af4"/>
                  <w:rFonts w:ascii="Times New Roman" w:hAnsi="Times New Roman" w:cs="Times New Roman"/>
                  <w:b w:val="0"/>
                  <w:bCs w:val="0"/>
                  <w:vertAlign w:val="superscript"/>
                </w:rPr>
                <w:fldChar w:fldCharType="separate"/>
              </w:r>
            </w:ins>
            <w:ins w:id="252" w:author="yafei li" w:date="2026-04-22T10:12:00Z" w16du:dateUtc="2026-04-22T02:12:00Z">
              <w:r w:rsidR="00043F98">
                <w:rPr>
                  <w:rStyle w:val="af4"/>
                  <w:rFonts w:ascii="Times New Roman" w:hAnsi="Times New Roman" w:cs="Times New Roman"/>
                  <w:b w:val="0"/>
                  <w:bCs w:val="0"/>
                  <w:vertAlign w:val="superscript"/>
                </w:rPr>
                <w:t>[33]</w:t>
              </w:r>
            </w:ins>
            <w:ins w:id="253" w:author="yafei li" w:date="2026-04-20T23:07:00Z" w16du:dateUtc="2026-04-20T15:07:00Z">
              <w:r w:rsidR="003C610A" w:rsidRPr="00844FCB">
                <w:rPr>
                  <w:rStyle w:val="af4"/>
                  <w:rFonts w:ascii="Times New Roman" w:hAnsi="Times New Roman" w:cs="Times New Roman"/>
                  <w:b w:val="0"/>
                  <w:bCs w:val="0"/>
                  <w:vertAlign w:val="superscript"/>
                </w:rPr>
                <w:fldChar w:fldCharType="end"/>
              </w:r>
            </w:ins>
            <w:r w:rsidR="00B45265" w:rsidRPr="00B45265">
              <w:rPr>
                <w:rFonts w:ascii="Times New Roman" w:hAnsi="Times New Roman" w:cs="Times New Roman"/>
              </w:rPr>
              <w:t>关注</w:t>
            </w:r>
            <w:r w:rsidR="00B45265" w:rsidRPr="00B45265">
              <w:rPr>
                <w:rStyle w:val="af4"/>
                <w:rFonts w:ascii="Times New Roman" w:hAnsi="Times New Roman" w:cs="Times New Roman"/>
                <w:b w:val="0"/>
                <w:bCs w:val="0"/>
              </w:rPr>
              <w:t>GPU</w:t>
            </w:r>
            <w:r w:rsidR="00B45265" w:rsidRPr="00B45265">
              <w:rPr>
                <w:rStyle w:val="af4"/>
                <w:rFonts w:ascii="Times New Roman" w:hAnsi="Times New Roman" w:cs="Times New Roman"/>
                <w:b w:val="0"/>
                <w:bCs w:val="0"/>
              </w:rPr>
              <w:t>集群中训练任务资源紧张而推理集群又存在周期性空闲、导致整体利用率低且训练</w:t>
            </w:r>
            <w:r w:rsidR="00B45265" w:rsidRPr="00B45265">
              <w:rPr>
                <w:rStyle w:val="af4"/>
                <w:rFonts w:ascii="Times New Roman" w:hAnsi="Times New Roman" w:cs="Times New Roman"/>
                <w:b w:val="0"/>
                <w:bCs w:val="0"/>
              </w:rPr>
              <w:t>JCT</w:t>
            </w:r>
            <w:r w:rsidR="00B45265" w:rsidRPr="00B45265">
              <w:rPr>
                <w:rStyle w:val="af4"/>
                <w:rFonts w:ascii="Times New Roman" w:hAnsi="Times New Roman" w:cs="Times New Roman"/>
                <w:b w:val="0"/>
                <w:bCs w:val="0"/>
              </w:rPr>
              <w:t>偏高的问题</w:t>
            </w:r>
            <w:r w:rsidR="00B45265" w:rsidRPr="00B45265">
              <w:rPr>
                <w:rFonts w:ascii="Times New Roman" w:hAnsi="Times New Roman" w:cs="Times New Roman"/>
                <w:b/>
                <w:bCs/>
              </w:rPr>
              <w:t>，</w:t>
            </w:r>
            <w:r w:rsidR="00B45265" w:rsidRPr="00B45265">
              <w:rPr>
                <w:rFonts w:ascii="Times New Roman" w:hAnsi="Times New Roman" w:cs="Times New Roman"/>
              </w:rPr>
              <w:t>提出</w:t>
            </w:r>
            <w:r w:rsidR="00B45265" w:rsidRPr="00B45265">
              <w:rPr>
                <w:rStyle w:val="af4"/>
                <w:rFonts w:ascii="Times New Roman" w:hAnsi="Times New Roman" w:cs="Times New Roman"/>
                <w:b w:val="0"/>
                <w:bCs w:val="0"/>
              </w:rPr>
              <w:t>通过动态扩缩容调度</w:t>
            </w:r>
            <w:r w:rsidR="00B45265">
              <w:rPr>
                <w:rStyle w:val="af4"/>
                <w:rFonts w:ascii="Times New Roman" w:hAnsi="Times New Roman" w:cs="Times New Roman" w:hint="eastAsia"/>
                <w:b w:val="0"/>
                <w:bCs w:val="0"/>
              </w:rPr>
              <w:t>和</w:t>
            </w:r>
            <w:r w:rsidR="00B45265" w:rsidRPr="00B45265">
              <w:rPr>
                <w:rStyle w:val="af4"/>
                <w:rFonts w:ascii="Times New Roman" w:hAnsi="Times New Roman" w:cs="Times New Roman"/>
                <w:b w:val="0"/>
                <w:bCs w:val="0"/>
              </w:rPr>
              <w:t>快速弹性训练恢复机制，让训练任务临时借用推理侧空闲</w:t>
            </w:r>
            <w:r w:rsidR="00B45265" w:rsidRPr="00B45265">
              <w:rPr>
                <w:rStyle w:val="af4"/>
                <w:rFonts w:ascii="Times New Roman" w:hAnsi="Times New Roman" w:cs="Times New Roman"/>
                <w:b w:val="0"/>
                <w:bCs w:val="0"/>
              </w:rPr>
              <w:t>GPU</w:t>
            </w:r>
            <w:r w:rsidR="00B45265" w:rsidRPr="00B45265">
              <w:rPr>
                <w:rStyle w:val="af4"/>
                <w:rFonts w:ascii="Times New Roman" w:hAnsi="Times New Roman" w:cs="Times New Roman"/>
                <w:b w:val="0"/>
                <w:bCs w:val="0"/>
              </w:rPr>
              <w:t>并在推理负载回升时低开销归还资源</w:t>
            </w:r>
            <w:r w:rsidR="00B45265" w:rsidRPr="00B45265">
              <w:rPr>
                <w:rFonts w:ascii="Times New Roman" w:hAnsi="Times New Roman" w:cs="Times New Roman"/>
                <w:b/>
                <w:bCs/>
              </w:rPr>
              <w:t>，</w:t>
            </w:r>
            <w:r w:rsidR="00B45265" w:rsidRPr="00B45265">
              <w:rPr>
                <w:rFonts w:ascii="Times New Roman" w:hAnsi="Times New Roman" w:cs="Times New Roman"/>
              </w:rPr>
              <w:t>实现</w:t>
            </w:r>
            <w:r w:rsidR="00B45265" w:rsidRPr="00B45265">
              <w:rPr>
                <w:rStyle w:val="af4"/>
                <w:rFonts w:ascii="Times New Roman" w:hAnsi="Times New Roman" w:cs="Times New Roman"/>
                <w:b w:val="0"/>
                <w:bCs w:val="0"/>
              </w:rPr>
              <w:t>保障推理</w:t>
            </w:r>
            <w:r w:rsidR="00B45265" w:rsidRPr="00B45265">
              <w:rPr>
                <w:rStyle w:val="af4"/>
                <w:rFonts w:ascii="Times New Roman" w:hAnsi="Times New Roman" w:cs="Times New Roman"/>
                <w:b w:val="0"/>
                <w:bCs w:val="0"/>
              </w:rPr>
              <w:t>SLO</w:t>
            </w:r>
            <w:r w:rsidR="00B45265">
              <w:rPr>
                <w:rStyle w:val="af4"/>
                <w:rFonts w:ascii="Times New Roman" w:hAnsi="Times New Roman" w:cs="Times New Roman" w:hint="eastAsia"/>
                <w:b w:val="0"/>
                <w:bCs w:val="0"/>
              </w:rPr>
              <w:t>并降低</w:t>
            </w:r>
            <w:r w:rsidR="00B45265" w:rsidRPr="00B45265">
              <w:rPr>
                <w:rStyle w:val="af4"/>
                <w:rFonts w:ascii="Times New Roman" w:hAnsi="Times New Roman" w:cs="Times New Roman"/>
                <w:b w:val="0"/>
                <w:bCs w:val="0"/>
              </w:rPr>
              <w:t>平均训练作业完成时间</w:t>
            </w:r>
            <w:del w:id="254"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begin"/>
              </w:r>
              <w:r w:rsidR="00306381" w:rsidRPr="00844FCB" w:rsidDel="003C610A">
                <w:rPr>
                  <w:rStyle w:val="af4"/>
                  <w:rFonts w:ascii="Times New Roman" w:hAnsi="Times New Roman" w:cs="Times New Roman"/>
                  <w:b w:val="0"/>
                  <w:bCs w:val="0"/>
                  <w:vertAlign w:val="superscript"/>
                </w:rPr>
                <w:delInstrText xml:space="preserve"> REF _Ref227335032 \r \h </w:delInstrText>
              </w:r>
              <w:r w:rsidR="00844FCB" w:rsidDel="003C610A">
                <w:rPr>
                  <w:rStyle w:val="af4"/>
                  <w:rFonts w:ascii="Times New Roman" w:hAnsi="Times New Roman" w:cs="Times New Roman"/>
                  <w:b w:val="0"/>
                  <w:bCs w:val="0"/>
                  <w:vertAlign w:val="superscript"/>
                </w:rPr>
                <w:delInstrText xml:space="preserve"> \* MERGEFORMAT </w:delInstrText>
              </w:r>
              <w:r w:rsidR="00306381" w:rsidRPr="00844FCB" w:rsidDel="003C610A">
                <w:rPr>
                  <w:rStyle w:val="af4"/>
                  <w:rFonts w:ascii="Times New Roman" w:hAnsi="Times New Roman" w:cs="Times New Roman"/>
                  <w:b w:val="0"/>
                  <w:bCs w:val="0"/>
                  <w:vertAlign w:val="superscript"/>
                </w:rPr>
              </w:r>
              <w:r w:rsidR="00306381" w:rsidRPr="00844FCB" w:rsidDel="003C610A">
                <w:rPr>
                  <w:rStyle w:val="af4"/>
                  <w:rFonts w:ascii="Times New Roman" w:hAnsi="Times New Roman" w:cs="Times New Roman"/>
                  <w:b w:val="0"/>
                  <w:bCs w:val="0"/>
                  <w:vertAlign w:val="superscript"/>
                </w:rPr>
                <w:fldChar w:fldCharType="separate"/>
              </w:r>
            </w:del>
            <w:del w:id="255" w:author="yafei li" w:date="2026-04-20T22:17:00Z" w16du:dateUtc="2026-04-20T14:17:00Z">
              <w:r w:rsidR="00844FCB" w:rsidRPr="00844FCB" w:rsidDel="00A22748">
                <w:rPr>
                  <w:rStyle w:val="af4"/>
                  <w:rFonts w:ascii="Times New Roman" w:hAnsi="Times New Roman" w:cs="Times New Roman"/>
                  <w:b w:val="0"/>
                  <w:bCs w:val="0"/>
                  <w:vertAlign w:val="superscript"/>
                </w:rPr>
                <w:delText>[32]</w:delText>
              </w:r>
            </w:del>
            <w:del w:id="256" w:author="yafei li" w:date="2026-04-20T23:07:00Z" w16du:dateUtc="2026-04-20T15:07:00Z">
              <w:r w:rsidR="00306381" w:rsidRPr="00844FCB" w:rsidDel="003C610A">
                <w:rPr>
                  <w:rStyle w:val="af4"/>
                  <w:rFonts w:ascii="Times New Roman" w:hAnsi="Times New Roman" w:cs="Times New Roman"/>
                  <w:b w:val="0"/>
                  <w:bCs w:val="0"/>
                  <w:vertAlign w:val="superscript"/>
                </w:rPr>
                <w:fldChar w:fldCharType="end"/>
              </w:r>
            </w:del>
            <w:r w:rsidR="00B45265">
              <w:rPr>
                <w:rStyle w:val="af4"/>
                <w:rFonts w:ascii="Times New Roman" w:hAnsi="Times New Roman" w:cs="Times New Roman" w:hint="eastAsia"/>
                <w:b w:val="0"/>
                <w:bCs w:val="0"/>
              </w:rPr>
              <w:t>。</w:t>
            </w:r>
            <w:r w:rsidRPr="00A507AE">
              <w:rPr>
                <w:rFonts w:ascii="Times New Roman" w:hAnsi="Times New Roman" w:cs="Times New Roman" w:hint="eastAsia"/>
                <w:kern w:val="2"/>
              </w:rPr>
              <w:t>这</w:t>
            </w:r>
            <w:r w:rsidRPr="00A507AE">
              <w:rPr>
                <w:rFonts w:ascii="Times New Roman" w:hAnsi="Times New Roman" w:cs="Times New Roman"/>
                <w:kern w:val="2"/>
              </w:rPr>
              <w:t>些研究表明，面向</w:t>
            </w:r>
            <w:r w:rsidRPr="00A507AE">
              <w:rPr>
                <w:rFonts w:ascii="Times New Roman" w:hAnsi="Times New Roman" w:cs="Times New Roman"/>
                <w:kern w:val="2"/>
              </w:rPr>
              <w:t>AI</w:t>
            </w:r>
            <w:r w:rsidRPr="00A507AE">
              <w:rPr>
                <w:rFonts w:ascii="Times New Roman" w:hAnsi="Times New Roman" w:cs="Times New Roman"/>
                <w:kern w:val="2"/>
              </w:rPr>
              <w:t>负载的调度方法逐渐从传统资源分配转向任务特征感知与性能优化。</w:t>
            </w:r>
          </w:p>
          <w:p w14:paraId="0295873D" w14:textId="04D0FA59" w:rsidR="00A507AE" w:rsidRPr="00A507AE" w:rsidRDefault="00A507AE" w:rsidP="00A507AE">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在资源粒度与硬件支持方面，</w:t>
            </w:r>
            <w:r w:rsidRPr="00A507AE">
              <w:rPr>
                <w:rFonts w:ascii="Times New Roman" w:hAnsi="Times New Roman" w:cs="Times New Roman"/>
                <w:kern w:val="2"/>
              </w:rPr>
              <w:t>GPU</w:t>
            </w:r>
            <w:r w:rsidRPr="00A507AE">
              <w:rPr>
                <w:rFonts w:ascii="Times New Roman" w:hAnsi="Times New Roman" w:cs="Times New Roman"/>
                <w:kern w:val="2"/>
              </w:rPr>
              <w:t>共享与虚拟化技术为细粒度调度提供了新的手段。以</w:t>
            </w:r>
            <w:r w:rsidRPr="00A507AE">
              <w:rPr>
                <w:rFonts w:ascii="Times New Roman" w:hAnsi="Times New Roman" w:cs="Times New Roman"/>
                <w:kern w:val="2"/>
              </w:rPr>
              <w:t>NVIDIA MIG</w:t>
            </w:r>
            <w:r w:rsidRPr="00A507AE">
              <w:rPr>
                <w:rFonts w:ascii="Times New Roman" w:hAnsi="Times New Roman" w:cs="Times New Roman"/>
                <w:kern w:val="2"/>
              </w:rPr>
              <w:t>为代表的硬件机制能够将单个</w:t>
            </w:r>
            <w:r w:rsidRPr="00A507AE">
              <w:rPr>
                <w:rFonts w:ascii="Times New Roman" w:hAnsi="Times New Roman" w:cs="Times New Roman"/>
                <w:kern w:val="2"/>
              </w:rPr>
              <w:t>GPU</w:t>
            </w:r>
            <w:r w:rsidRPr="00A507AE">
              <w:rPr>
                <w:rFonts w:ascii="Times New Roman" w:hAnsi="Times New Roman" w:cs="Times New Roman"/>
                <w:kern w:val="2"/>
              </w:rPr>
              <w:t>划分为多个独立实例，从而支持多任务并发执行，提高设备利用率</w:t>
            </w:r>
            <w:r w:rsidR="00306381" w:rsidRPr="00844FCB">
              <w:rPr>
                <w:rFonts w:ascii="Times New Roman" w:hAnsi="Times New Roman" w:cs="Times New Roman"/>
                <w:kern w:val="2"/>
                <w:vertAlign w:val="superscript"/>
              </w:rPr>
              <w:fldChar w:fldCharType="begin"/>
            </w:r>
            <w:r w:rsidR="00306381" w:rsidRPr="00844FCB">
              <w:rPr>
                <w:rFonts w:ascii="Times New Roman" w:hAnsi="Times New Roman" w:cs="Times New Roman"/>
                <w:kern w:val="2"/>
                <w:vertAlign w:val="superscript"/>
              </w:rPr>
              <w:instrText xml:space="preserve"> REF _Ref227335040 \r \h </w:instrText>
            </w:r>
            <w:r w:rsidR="00844FCB">
              <w:rPr>
                <w:rFonts w:ascii="Times New Roman" w:hAnsi="Times New Roman" w:cs="Times New Roman"/>
                <w:kern w:val="2"/>
                <w:vertAlign w:val="superscript"/>
              </w:rPr>
              <w:instrText xml:space="preserve"> \* MERGEFORMAT </w:instrText>
            </w:r>
            <w:r w:rsidR="00306381" w:rsidRPr="00844FCB">
              <w:rPr>
                <w:rFonts w:ascii="Times New Roman" w:hAnsi="Times New Roman" w:cs="Times New Roman"/>
                <w:kern w:val="2"/>
                <w:vertAlign w:val="superscript"/>
              </w:rPr>
            </w:r>
            <w:r w:rsidR="00306381" w:rsidRPr="00844FCB">
              <w:rPr>
                <w:rFonts w:ascii="Times New Roman" w:hAnsi="Times New Roman" w:cs="Times New Roman"/>
                <w:kern w:val="2"/>
                <w:vertAlign w:val="superscript"/>
              </w:rPr>
              <w:fldChar w:fldCharType="separate"/>
            </w:r>
            <w:ins w:id="257" w:author="yafei li" w:date="2026-04-22T10:12:00Z" w16du:dateUtc="2026-04-22T02:12:00Z">
              <w:r w:rsidR="00043F98">
                <w:rPr>
                  <w:rFonts w:ascii="Times New Roman" w:hAnsi="Times New Roman" w:cs="Times New Roman"/>
                  <w:kern w:val="2"/>
                  <w:vertAlign w:val="superscript"/>
                </w:rPr>
                <w:t>[36]</w:t>
              </w:r>
            </w:ins>
            <w:del w:id="258" w:author="yafei li" w:date="2026-04-20T22:17:00Z" w16du:dateUtc="2026-04-20T14:17:00Z">
              <w:r w:rsidR="00844FCB" w:rsidRPr="00844FCB" w:rsidDel="00A22748">
                <w:rPr>
                  <w:rFonts w:ascii="Times New Roman" w:hAnsi="Times New Roman" w:cs="Times New Roman"/>
                  <w:kern w:val="2"/>
                  <w:vertAlign w:val="superscript"/>
                </w:rPr>
                <w:delText>[35]</w:delText>
              </w:r>
            </w:del>
            <w:r w:rsidR="00306381" w:rsidRPr="00844FCB">
              <w:rPr>
                <w:rFonts w:ascii="Times New Roman" w:hAnsi="Times New Roman" w:cs="Times New Roman"/>
                <w:kern w:val="2"/>
                <w:vertAlign w:val="superscript"/>
              </w:rPr>
              <w:fldChar w:fldCharType="end"/>
            </w:r>
            <w:r w:rsidRPr="00A507AE">
              <w:rPr>
                <w:rFonts w:ascii="Times New Roman" w:hAnsi="Times New Roman" w:cs="Times New Roman"/>
                <w:kern w:val="2"/>
              </w:rPr>
              <w:t>。然而，这类方法仍需要调度系统进行有效协调，例如在不同任务之间合理分配</w:t>
            </w:r>
            <w:r w:rsidRPr="00A507AE">
              <w:rPr>
                <w:rFonts w:ascii="Times New Roman" w:hAnsi="Times New Roman" w:cs="Times New Roman"/>
                <w:kern w:val="2"/>
              </w:rPr>
              <w:t>GPU</w:t>
            </w:r>
            <w:r w:rsidRPr="00A507AE">
              <w:rPr>
                <w:rFonts w:ascii="Times New Roman" w:hAnsi="Times New Roman" w:cs="Times New Roman"/>
                <w:kern w:val="2"/>
              </w:rPr>
              <w:t>实例，或动态调整资源划分策略，以适应负载变化。此外，显存管理与共享也成为重要研究方向，如何在保证任务性能的前提下实现显存复用与动态分配，是当前亟待解决的问题。</w:t>
            </w:r>
          </w:p>
          <w:p w14:paraId="3D71D9F2" w14:textId="77777777" w:rsidR="00A507AE" w:rsidRPr="00A507AE" w:rsidRDefault="00A507AE" w:rsidP="00441DE7">
            <w:pPr>
              <w:widowControl w:val="0"/>
              <w:spacing w:line="360" w:lineRule="auto"/>
              <w:ind w:firstLineChars="200" w:firstLine="480"/>
              <w:jc w:val="both"/>
              <w:rPr>
                <w:rFonts w:ascii="Times New Roman" w:hAnsi="Times New Roman" w:cs="Times New Roman"/>
                <w:kern w:val="2"/>
              </w:rPr>
            </w:pPr>
            <w:r w:rsidRPr="00A507AE">
              <w:rPr>
                <w:rFonts w:ascii="Times New Roman" w:hAnsi="Times New Roman" w:cs="Times New Roman"/>
                <w:kern w:val="2"/>
              </w:rPr>
              <w:t>综上所述，容器集群资源调度研究已经从早期的粗粒度资源分配，发展到面向多维异构资源的精细化调度，并在公平性、效率与性能优化之间不断权衡。然而，现有方法主要基于资源容量与负载信息进行决策，缺乏对分布式推理任务通信行为与执行特征的联合建模，难以适应大模型推理场景下复杂的通信模式与资源需求。因此，如何在容器集群环境中实现通信感知与资源感知的协同调度，成为当前亟需进一步研究的重要方向。</w:t>
            </w:r>
          </w:p>
          <w:p w14:paraId="53C2E7E4" w14:textId="77777777" w:rsidR="003F450A" w:rsidRPr="009E1082" w:rsidRDefault="003F450A" w:rsidP="003F450A">
            <w:pPr>
              <w:spacing w:line="360" w:lineRule="auto"/>
              <w:rPr>
                <w:b/>
                <w:bCs/>
              </w:rPr>
            </w:pPr>
            <w:bookmarkStart w:id="259" w:name="OLE_LINK7"/>
            <w:r w:rsidRPr="009E1082">
              <w:rPr>
                <w:rFonts w:ascii="Times New Roman" w:hAnsi="Times New Roman" w:cs="Times New Roman"/>
                <w:b/>
                <w:bCs/>
              </w:rPr>
              <w:t xml:space="preserve">2.3 </w:t>
            </w:r>
            <w:r w:rsidRPr="009E1082">
              <w:rPr>
                <w:rFonts w:hint="eastAsia"/>
                <w:b/>
                <w:bCs/>
              </w:rPr>
              <w:t>研究现状总结</w:t>
            </w:r>
          </w:p>
          <w:p w14:paraId="7746F18A" w14:textId="77777777" w:rsidR="00A041BC" w:rsidRPr="009E1082" w:rsidRDefault="00A041BC" w:rsidP="009E1082">
            <w:pPr>
              <w:widowControl w:val="0"/>
              <w:spacing w:line="360" w:lineRule="auto"/>
              <w:ind w:firstLineChars="200" w:firstLine="480"/>
              <w:jc w:val="both"/>
              <w:rPr>
                <w:rFonts w:ascii="Times New Roman" w:hAnsi="Times New Roman" w:cs="Times New Roman"/>
                <w:kern w:val="2"/>
              </w:rPr>
            </w:pPr>
            <w:r w:rsidRPr="00A041BC">
              <w:rPr>
                <w:rFonts w:ascii="Times New Roman" w:hAnsi="Times New Roman" w:cs="Times New Roman"/>
                <w:kern w:val="2"/>
              </w:rPr>
              <w:t>综合现有研究进展可以看出，大模型推理系统与容器集群资源调度在推理执行优化与资源管理方面均取得了重要进展，为大规模智能应用的落地提供了坚实基础。在推理系统层面，</w:t>
            </w:r>
            <w:r w:rsidRPr="00A041BC">
              <w:rPr>
                <w:rFonts w:ascii="Times New Roman" w:hAnsi="Times New Roman" w:cs="Times New Roman"/>
                <w:kern w:val="2"/>
              </w:rPr>
              <w:lastRenderedPageBreak/>
              <w:t>围绕</w:t>
            </w:r>
            <w:r w:rsidRPr="00A041BC">
              <w:rPr>
                <w:rFonts w:ascii="Times New Roman" w:hAnsi="Times New Roman" w:cs="Times New Roman"/>
                <w:kern w:val="2"/>
              </w:rPr>
              <w:t>KV Cache</w:t>
            </w:r>
            <w:r w:rsidRPr="00A041BC">
              <w:rPr>
                <w:rFonts w:ascii="Times New Roman" w:hAnsi="Times New Roman" w:cs="Times New Roman"/>
                <w:kern w:val="2"/>
              </w:rPr>
              <w:t>管理、解码算法优化、模型压缩及高效算子设计等关键问题，相关研究显著提升了单节点推理性能；同时，</w:t>
            </w:r>
            <w:r w:rsidRPr="00A041BC">
              <w:rPr>
                <w:rFonts w:ascii="Times New Roman" w:hAnsi="Times New Roman" w:cs="Times New Roman"/>
                <w:kern w:val="2"/>
              </w:rPr>
              <w:t>vLLM</w:t>
            </w:r>
            <w:r w:rsidRPr="00A041BC">
              <w:rPr>
                <w:rFonts w:ascii="Times New Roman" w:hAnsi="Times New Roman" w:cs="Times New Roman"/>
                <w:kern w:val="2"/>
              </w:rPr>
              <w:t>、</w:t>
            </w:r>
            <w:r w:rsidRPr="00A041BC">
              <w:rPr>
                <w:rFonts w:ascii="Times New Roman" w:hAnsi="Times New Roman" w:cs="Times New Roman"/>
                <w:kern w:val="2"/>
              </w:rPr>
              <w:t>SGLang</w:t>
            </w:r>
            <w:r w:rsidRPr="00A041BC">
              <w:rPr>
                <w:rFonts w:ascii="Times New Roman" w:hAnsi="Times New Roman" w:cs="Times New Roman"/>
                <w:kern w:val="2"/>
              </w:rPr>
              <w:t>等系统框架的出现推动了推理服务向工程化与系统化方向发展。在分布式推理场景中，张量并行、流水线并行及混合并行机制有效支撑了大模型的规模扩展，但也引入了复杂的通信行为，使通信开销逐渐成为影响系统性能的重要因素。在容器集群调度方面，</w:t>
            </w:r>
            <w:r w:rsidRPr="00A041BC">
              <w:rPr>
                <w:rFonts w:ascii="Times New Roman" w:hAnsi="Times New Roman" w:cs="Times New Roman"/>
                <w:kern w:val="2"/>
              </w:rPr>
              <w:t>Kubernetes</w:t>
            </w:r>
            <w:r w:rsidRPr="00A041BC">
              <w:rPr>
                <w:rFonts w:ascii="Times New Roman" w:hAnsi="Times New Roman" w:cs="Times New Roman"/>
                <w:kern w:val="2"/>
              </w:rPr>
              <w:t>等平台提供了统一的资源管理基础，</w:t>
            </w:r>
            <w:r w:rsidRPr="00A041BC">
              <w:rPr>
                <w:rFonts w:ascii="Times New Roman" w:hAnsi="Times New Roman" w:cs="Times New Roman"/>
                <w:kern w:val="2"/>
              </w:rPr>
              <w:t>DRF</w:t>
            </w:r>
            <w:r w:rsidRPr="00A041BC">
              <w:rPr>
                <w:rFonts w:ascii="Times New Roman" w:hAnsi="Times New Roman" w:cs="Times New Roman"/>
                <w:kern w:val="2"/>
              </w:rPr>
              <w:t>、</w:t>
            </w:r>
            <w:r w:rsidRPr="00A041BC">
              <w:rPr>
                <w:rFonts w:ascii="Times New Roman" w:hAnsi="Times New Roman" w:cs="Times New Roman"/>
                <w:kern w:val="2"/>
              </w:rPr>
              <w:t>Tetris</w:t>
            </w:r>
            <w:r w:rsidRPr="00A041BC">
              <w:rPr>
                <w:rFonts w:ascii="Times New Roman" w:hAnsi="Times New Roman" w:cs="Times New Roman"/>
                <w:kern w:val="2"/>
              </w:rPr>
              <w:t>等方法在多资源公平性与利用率之间实现了初步平衡，</w:t>
            </w:r>
            <w:r w:rsidRPr="00A041BC">
              <w:rPr>
                <w:rFonts w:ascii="Times New Roman" w:hAnsi="Times New Roman" w:cs="Times New Roman"/>
                <w:kern w:val="2"/>
              </w:rPr>
              <w:t>Tiresias</w:t>
            </w:r>
            <w:r w:rsidRPr="00A041BC">
              <w:rPr>
                <w:rFonts w:ascii="Times New Roman" w:hAnsi="Times New Roman" w:cs="Times New Roman"/>
                <w:kern w:val="2"/>
              </w:rPr>
              <w:t>、</w:t>
            </w:r>
            <w:r w:rsidRPr="00A041BC">
              <w:rPr>
                <w:rFonts w:ascii="Times New Roman" w:hAnsi="Times New Roman" w:cs="Times New Roman"/>
                <w:kern w:val="2"/>
              </w:rPr>
              <w:t>Gandiva</w:t>
            </w:r>
            <w:r w:rsidRPr="00A041BC">
              <w:rPr>
                <w:rFonts w:ascii="Times New Roman" w:hAnsi="Times New Roman" w:cs="Times New Roman"/>
                <w:kern w:val="2"/>
              </w:rPr>
              <w:t>及</w:t>
            </w:r>
            <w:r w:rsidRPr="00A041BC">
              <w:rPr>
                <w:rFonts w:ascii="Times New Roman" w:hAnsi="Times New Roman" w:cs="Times New Roman"/>
                <w:kern w:val="2"/>
              </w:rPr>
              <w:t>Synergy</w:t>
            </w:r>
            <w:r w:rsidRPr="00A041BC">
              <w:rPr>
                <w:rFonts w:ascii="Times New Roman" w:hAnsi="Times New Roman" w:cs="Times New Roman"/>
                <w:kern w:val="2"/>
              </w:rPr>
              <w:t>等面向</w:t>
            </w:r>
            <w:r w:rsidRPr="00A041BC">
              <w:rPr>
                <w:rFonts w:ascii="Times New Roman" w:hAnsi="Times New Roman" w:cs="Times New Roman"/>
                <w:kern w:val="2"/>
              </w:rPr>
              <w:t>AI</w:t>
            </w:r>
            <w:r w:rsidRPr="00A041BC">
              <w:rPr>
                <w:rFonts w:ascii="Times New Roman" w:hAnsi="Times New Roman" w:cs="Times New Roman"/>
                <w:kern w:val="2"/>
              </w:rPr>
              <w:t>负载的调度策略进一步提升了</w:t>
            </w:r>
            <w:r w:rsidRPr="00A041BC">
              <w:rPr>
                <w:rFonts w:ascii="Times New Roman" w:hAnsi="Times New Roman" w:cs="Times New Roman"/>
                <w:kern w:val="2"/>
              </w:rPr>
              <w:t>GPU</w:t>
            </w:r>
            <w:r w:rsidRPr="00A041BC">
              <w:rPr>
                <w:rFonts w:ascii="Times New Roman" w:hAnsi="Times New Roman" w:cs="Times New Roman"/>
                <w:kern w:val="2"/>
              </w:rPr>
              <w:t>资源利用效率。然而，现有研究在系统层与调度层之间仍存在明显割裂：一方面，推理系统优化主要关注计算效率与内存管理，缺乏对任务通信特征的深入建模；另一方面，容器调度方法多依赖静态资源指标，难以刻画分布式推理任务在通信模式与计算行为上的差异。在多节点部署与复杂并行策略并存的环境下，这种割裂导致调度策略难以兼顾通信开销与资源竞争，限制了系统整体性能的进一步提升。因此，如何在容器集群环境中引入通信感知与资源感知机制，实现分布式推理任务的协同调度与细粒度资源分配，成为当前亟需深入研究的关键问题。</w:t>
            </w:r>
          </w:p>
          <w:bookmarkEnd w:id="184"/>
          <w:bookmarkEnd w:id="259"/>
          <w:p w14:paraId="77AD218F" w14:textId="77777777" w:rsidR="009B6968" w:rsidRPr="009E1082" w:rsidRDefault="009B6968" w:rsidP="002641B1">
            <w:pPr>
              <w:spacing w:line="400" w:lineRule="exact"/>
              <w:rPr>
                <w:b/>
                <w:bCs/>
              </w:rPr>
            </w:pPr>
            <w:r w:rsidRPr="009E1082">
              <w:rPr>
                <w:rFonts w:hint="eastAsia"/>
                <w:b/>
                <w:bCs/>
              </w:rPr>
              <w:t>三、研究目标与研究内容</w:t>
            </w:r>
          </w:p>
          <w:p w14:paraId="47ED507A" w14:textId="77777777" w:rsidR="005E5799" w:rsidRPr="009E1082" w:rsidRDefault="005E5799" w:rsidP="005E5799">
            <w:pPr>
              <w:spacing w:line="360" w:lineRule="auto"/>
              <w:rPr>
                <w:b/>
                <w:bCs/>
              </w:rPr>
            </w:pPr>
            <w:r w:rsidRPr="009E1082">
              <w:rPr>
                <w:rFonts w:ascii="Times New Roman" w:hAnsi="Times New Roman" w:cs="Times New Roman"/>
                <w:b/>
                <w:bCs/>
              </w:rPr>
              <w:t>3.1</w:t>
            </w:r>
            <w:r w:rsidRPr="009E1082">
              <w:rPr>
                <w:b/>
                <w:bCs/>
              </w:rPr>
              <w:t xml:space="preserve"> 研究目标</w:t>
            </w:r>
          </w:p>
          <w:p w14:paraId="763536F4" w14:textId="334801D4" w:rsidR="005E5799" w:rsidRPr="005D0444" w:rsidRDefault="009E1082" w:rsidP="005D0444">
            <w:pPr>
              <w:widowControl w:val="0"/>
              <w:spacing w:line="360" w:lineRule="auto"/>
              <w:ind w:firstLineChars="200" w:firstLine="480"/>
              <w:jc w:val="both"/>
              <w:rPr>
                <w:rFonts w:ascii="Times New Roman" w:hAnsi="Times New Roman" w:cs="Times New Roman"/>
                <w:kern w:val="2"/>
              </w:rPr>
            </w:pPr>
            <w:r w:rsidRPr="009E1082">
              <w:rPr>
                <w:rFonts w:ascii="Times New Roman" w:hAnsi="Times New Roman" w:cs="Times New Roman"/>
                <w:kern w:val="2"/>
              </w:rPr>
              <w:t>本研究围绕分布式大模型推理</w:t>
            </w:r>
            <w:r>
              <w:rPr>
                <w:rFonts w:ascii="Times New Roman" w:hAnsi="Times New Roman" w:cs="Times New Roman" w:hint="eastAsia"/>
                <w:kern w:val="2"/>
              </w:rPr>
              <w:t>任务</w:t>
            </w:r>
            <w:r w:rsidRPr="009E1082">
              <w:rPr>
                <w:rFonts w:ascii="Times New Roman" w:hAnsi="Times New Roman" w:cs="Times New Roman"/>
                <w:kern w:val="2"/>
              </w:rPr>
              <w:t>在容器集群环境中的高效部署与运行需求，针对推理任务通信行为复杂以及</w:t>
            </w:r>
            <w:r w:rsidRPr="009E1082">
              <w:rPr>
                <w:rFonts w:ascii="Times New Roman" w:hAnsi="Times New Roman" w:cs="Times New Roman"/>
                <w:kern w:val="2"/>
              </w:rPr>
              <w:t>GPU</w:t>
            </w:r>
            <w:r w:rsidRPr="009E1082">
              <w:rPr>
                <w:rFonts w:ascii="Times New Roman" w:hAnsi="Times New Roman" w:cs="Times New Roman"/>
                <w:kern w:val="2"/>
              </w:rPr>
              <w:t>资源共享条件下调度效率不足等问题，开展通信感知与资源协同优化的推理任务调度方法研究。针对分布式推理任务通信模式复杂且难以刻画的问题，研究如何对推理任务的通信行为进行建模与</w:t>
            </w:r>
            <w:r w:rsidR="002F30C5">
              <w:rPr>
                <w:rFonts w:ascii="Times New Roman" w:hAnsi="Times New Roman" w:cs="Times New Roman" w:hint="eastAsia"/>
                <w:kern w:val="2"/>
              </w:rPr>
              <w:t>分析</w:t>
            </w:r>
            <w:r w:rsidRPr="009E1082">
              <w:rPr>
                <w:rFonts w:ascii="Times New Roman" w:hAnsi="Times New Roman" w:cs="Times New Roman"/>
                <w:kern w:val="2"/>
              </w:rPr>
              <w:t>，构建统一的通信模式描述方法，为调度决策提供依据。针对容器集群环境中</w:t>
            </w:r>
            <w:r w:rsidRPr="009E1082">
              <w:rPr>
                <w:rFonts w:ascii="Times New Roman" w:hAnsi="Times New Roman" w:cs="Times New Roman"/>
                <w:kern w:val="2"/>
              </w:rPr>
              <w:t>GPU</w:t>
            </w:r>
            <w:r w:rsidRPr="009E1082">
              <w:rPr>
                <w:rFonts w:ascii="Times New Roman" w:hAnsi="Times New Roman" w:cs="Times New Roman"/>
                <w:kern w:val="2"/>
              </w:rPr>
              <w:t>资源分配粒度粗、任务共驻导致资源竞争严重的问题，研究如何设计细粒度资源调度机制，实现多任务环境下资源利用率与推理性能的平衡。最终，构建面向边缘场景的分布式推理调度框架，结合通信模式</w:t>
            </w:r>
            <w:r w:rsidR="00472DDB">
              <w:rPr>
                <w:rFonts w:ascii="Times New Roman" w:hAnsi="Times New Roman" w:cs="Times New Roman" w:hint="eastAsia"/>
                <w:kern w:val="2"/>
              </w:rPr>
              <w:t>抽取与代价预测方法以及</w:t>
            </w:r>
            <w:r w:rsidR="00472DDB" w:rsidRPr="00472DDB">
              <w:rPr>
                <w:rFonts w:ascii="Times New Roman" w:hAnsi="Times New Roman" w:cs="Times New Roman"/>
                <w:kern w:val="2"/>
              </w:rPr>
              <w:t>通信感知与细粒度资源协同调度机制</w:t>
            </w:r>
            <w:r w:rsidRPr="009E1082">
              <w:rPr>
                <w:rFonts w:ascii="Times New Roman" w:hAnsi="Times New Roman" w:cs="Times New Roman"/>
                <w:kern w:val="2"/>
              </w:rPr>
              <w:t>，实现推理任务部署与资源分配的协同优化，在验证方法有效性的基础上，为大模型推理系统提供高效、可扩展的调度解决方案。</w:t>
            </w:r>
          </w:p>
          <w:p w14:paraId="728A1849" w14:textId="3C7C788D" w:rsidR="005E5799" w:rsidRPr="009E1082" w:rsidRDefault="005E5799" w:rsidP="005E5799">
            <w:pPr>
              <w:spacing w:line="360" w:lineRule="auto"/>
              <w:rPr>
                <w:b/>
                <w:bCs/>
              </w:rPr>
            </w:pPr>
            <w:r w:rsidRPr="009E1082">
              <w:rPr>
                <w:rFonts w:ascii="Times New Roman" w:hAnsi="Times New Roman" w:cs="Times New Roman"/>
                <w:b/>
                <w:bCs/>
              </w:rPr>
              <w:t xml:space="preserve">3.2 </w:t>
            </w:r>
            <w:r w:rsidRPr="009E1082">
              <w:rPr>
                <w:b/>
                <w:bCs/>
              </w:rPr>
              <w:t>研究内容</w:t>
            </w:r>
          </w:p>
          <w:p w14:paraId="36D2AD12" w14:textId="186AD7A8" w:rsidR="00D1232D" w:rsidRDefault="00051472" w:rsidP="00472DDB">
            <w:pPr>
              <w:spacing w:line="360" w:lineRule="auto"/>
              <w:ind w:firstLineChars="200" w:firstLine="480"/>
            </w:pPr>
            <w:r>
              <w:t>为实现上述研究目标，针对分布式大模型推理系统中通信行为复杂及</w:t>
            </w:r>
            <w:r w:rsidRPr="00051472">
              <w:rPr>
                <w:rFonts w:ascii="Times New Roman" w:hAnsi="Times New Roman" w:cs="Times New Roman"/>
              </w:rPr>
              <w:t>GPU</w:t>
            </w:r>
            <w:r>
              <w:t>资源共享条件下调度效率不足的问题，本研究围绕通信模式建模与资源调度协同优化展开。</w:t>
            </w:r>
            <w:commentRangeStart w:id="260"/>
            <w:r>
              <w:t>首先，</w:t>
            </w:r>
            <w:ins w:id="261" w:author="yafei li" w:date="2026-04-20T23:08:00Z" w16du:dateUtc="2026-04-20T15:08:00Z">
              <w:r w:rsidR="007C4244">
                <w:rPr>
                  <w:rFonts w:hint="eastAsia"/>
                </w:rPr>
                <w:t>针对</w:t>
              </w:r>
              <w:r w:rsidR="007C4244" w:rsidRPr="007C4244">
                <w:rPr>
                  <w:rFonts w:ascii="Times New Roman" w:hAnsi="Times New Roman" w:cs="Times New Roman" w:hint="eastAsia"/>
                  <w:rPrChange w:id="262" w:author="yafei li" w:date="2026-04-20T23:08:00Z" w16du:dateUtc="2026-04-20T15:08:00Z">
                    <w:rPr>
                      <w:rFonts w:ascii="Times New Roman" w:hAnsi="Times New Roman" w:cs="Times New Roman" w:hint="eastAsia"/>
                      <w:b/>
                      <w:bCs/>
                    </w:rPr>
                  </w:rPrChange>
                </w:rPr>
                <w:t>分布式推理任务通信模式感知预测难</w:t>
              </w:r>
            </w:ins>
            <w:del w:id="263" w:author="yafei li" w:date="2026-04-20T23:08:00Z" w16du:dateUtc="2026-04-20T15:08:00Z">
              <w:r w:rsidDel="007C4244">
                <w:delText>针对推理任务在不同并行策略与执行阶段下通信模式难以刻画</w:delText>
              </w:r>
            </w:del>
            <w:r>
              <w:t>的问题</w:t>
            </w:r>
            <w:commentRangeEnd w:id="260"/>
            <w:r w:rsidR="00A22748">
              <w:rPr>
                <w:rStyle w:val="af"/>
                <w:sz w:val="24"/>
                <w:szCs w:val="24"/>
              </w:rPr>
              <w:commentReference w:id="260"/>
            </w:r>
            <w:r>
              <w:t>，研究</w:t>
            </w:r>
            <w:r w:rsidR="00472DDB" w:rsidRPr="00472DDB">
              <w:t>面向分布式推理任务的通信模式抽取与代价预测方法</w:t>
            </w:r>
            <w:r>
              <w:t>，通过对通信规模、频率及拓扑特征进行建模，实现通信行为的结构化表达，为调度决策提供依据。其次，针对</w:t>
            </w:r>
            <w:ins w:id="264" w:author="yafei li" w:date="2026-04-20T23:09:00Z" w16du:dateUtc="2026-04-20T15:09:00Z">
              <w:r w:rsidR="007C4244" w:rsidRPr="007C4244">
                <w:rPr>
                  <w:rFonts w:ascii="Times New Roman" w:hAnsi="Times New Roman" w:cs="Times New Roman"/>
                  <w:rPrChange w:id="265" w:author="yafei li" w:date="2026-04-20T23:09:00Z" w16du:dateUtc="2026-04-20T15:09:00Z">
                    <w:rPr>
                      <w:rFonts w:ascii="Times New Roman" w:hAnsi="Times New Roman" w:cs="Times New Roman"/>
                      <w:b/>
                      <w:bCs/>
                    </w:rPr>
                  </w:rPrChange>
                </w:rPr>
                <w:t>GPU</w:t>
              </w:r>
              <w:r w:rsidR="007C4244" w:rsidRPr="007C4244">
                <w:rPr>
                  <w:rFonts w:ascii="Times New Roman" w:hAnsi="Times New Roman" w:cs="Times New Roman" w:hint="eastAsia"/>
                  <w:rPrChange w:id="266" w:author="yafei li" w:date="2026-04-20T23:09:00Z" w16du:dateUtc="2026-04-20T15:09:00Z">
                    <w:rPr>
                      <w:rFonts w:ascii="Times New Roman" w:hAnsi="Times New Roman" w:cs="Times New Roman" w:hint="eastAsia"/>
                      <w:b/>
                      <w:bCs/>
                    </w:rPr>
                  </w:rPrChange>
                </w:rPr>
                <w:t>共享环境下资源</w:t>
              </w:r>
              <w:r w:rsidR="007C4244" w:rsidRPr="007C4244">
                <w:rPr>
                  <w:rPrChange w:id="267" w:author="yafei li" w:date="2026-04-20T23:09:00Z" w16du:dateUtc="2026-04-20T15:09:00Z">
                    <w:rPr>
                      <w:b/>
                      <w:bCs/>
                    </w:rPr>
                  </w:rPrChange>
                </w:rPr>
                <w:t>竞争协调</w:t>
              </w:r>
              <w:r w:rsidR="007C4244" w:rsidRPr="007C4244">
                <w:rPr>
                  <w:rFonts w:ascii="Times New Roman" w:hAnsi="Times New Roman" w:cs="Times New Roman" w:hint="eastAsia"/>
                  <w:rPrChange w:id="268" w:author="yafei li" w:date="2026-04-20T23:09:00Z" w16du:dateUtc="2026-04-20T15:09:00Z">
                    <w:rPr>
                      <w:rFonts w:ascii="Times New Roman" w:hAnsi="Times New Roman" w:cs="Times New Roman" w:hint="eastAsia"/>
                      <w:b/>
                      <w:bCs/>
                    </w:rPr>
                  </w:rPrChange>
                </w:rPr>
                <w:t>难</w:t>
              </w:r>
            </w:ins>
            <w:del w:id="269" w:author="yafei li" w:date="2026-04-20T23:09:00Z" w16du:dateUtc="2026-04-20T15:09:00Z">
              <w:r w:rsidDel="007C4244">
                <w:delText>容器集群环境中任务部署缺乏通信感知能力以及多任务共驻导致资源竞争严重</w:delText>
              </w:r>
            </w:del>
            <w:r>
              <w:t>的问题，研究基于通信特征的任务部署优化方法与细粒度</w:t>
            </w:r>
            <w:r w:rsidRPr="00051472">
              <w:rPr>
                <w:rFonts w:ascii="Times New Roman" w:hAnsi="Times New Roman" w:cs="Times New Roman"/>
              </w:rPr>
              <w:t>GPU</w:t>
            </w:r>
            <w:r>
              <w:t>资源调度机制，构建集群级部署优化与节点级</w:t>
            </w:r>
            <w:r>
              <w:lastRenderedPageBreak/>
              <w:t>资源分配的</w:t>
            </w:r>
            <w:r w:rsidR="00472DDB" w:rsidRPr="00472DDB">
              <w:t>通信感知与细粒度资源协同调度机制</w:t>
            </w:r>
            <w:r>
              <w:t>，实现通信开销与计算资源利用的协同优化。</w:t>
            </w:r>
            <w:r w:rsidRPr="00462735">
              <w:t>研究拟</w:t>
            </w:r>
            <w:r>
              <w:t>通过系统设计与实现，在</w:t>
            </w:r>
            <w:r>
              <w:rPr>
                <w:rFonts w:hint="eastAsia"/>
              </w:rPr>
              <w:t>边缘场景</w:t>
            </w:r>
            <w:r w:rsidRPr="00051472">
              <w:rPr>
                <w:rFonts w:ascii="Times New Roman" w:hAnsi="Times New Roman" w:cs="Times New Roman"/>
              </w:rPr>
              <w:t>k3s</w:t>
            </w:r>
            <w:r>
              <w:t>容器集群环境中构建分布式推理调度系统，对所提出方法进行集成验证，从通信开销、推理延迟及资源利用率等方面评估其有效性。</w:t>
            </w:r>
            <w:r>
              <w:rPr>
                <w:rFonts w:hint="eastAsia"/>
              </w:rPr>
              <w:t>以上研究内容的关系如图</w:t>
            </w:r>
            <w:r w:rsidR="00294BB5" w:rsidRPr="00294BB5">
              <w:rPr>
                <w:rFonts w:ascii="Times New Roman" w:hAnsi="Times New Roman" w:cs="Times New Roman"/>
              </w:rPr>
              <w:t>2</w:t>
            </w:r>
            <w:r>
              <w:rPr>
                <w:rFonts w:hint="eastAsia"/>
              </w:rPr>
              <w:t>所示：</w:t>
            </w:r>
          </w:p>
          <w:p w14:paraId="4B464B74" w14:textId="2708074F" w:rsidR="00051472" w:rsidRDefault="007D3D4E" w:rsidP="00D1232D">
            <w:pPr>
              <w:spacing w:line="360" w:lineRule="auto"/>
              <w:jc w:val="center"/>
            </w:pPr>
            <w:commentRangeStart w:id="270"/>
            <w:del w:id="271" w:author="yafei li" w:date="2026-04-20T23:22:00Z" w16du:dateUtc="2026-04-20T15:22:00Z">
              <w:r w:rsidRPr="007D3D4E" w:rsidDel="007C4244">
                <w:rPr>
                  <w:noProof/>
                </w:rPr>
                <w:drawing>
                  <wp:inline distT="0" distB="0" distL="0" distR="0" wp14:anchorId="10A7CCF8" wp14:editId="53B7EAE1">
                    <wp:extent cx="6120130" cy="2700020"/>
                    <wp:effectExtent l="0" t="0" r="1270" b="5080"/>
                    <wp:docPr id="61196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0580" name=""/>
                            <pic:cNvPicPr/>
                          </pic:nvPicPr>
                          <pic:blipFill>
                            <a:blip r:embed="rId13"/>
                            <a:stretch>
                              <a:fillRect/>
                            </a:stretch>
                          </pic:blipFill>
                          <pic:spPr>
                            <a:xfrm>
                              <a:off x="0" y="0"/>
                              <a:ext cx="6120130" cy="2700020"/>
                            </a:xfrm>
                            <a:prstGeom prst="rect">
                              <a:avLst/>
                            </a:prstGeom>
                          </pic:spPr>
                        </pic:pic>
                      </a:graphicData>
                    </a:graphic>
                  </wp:inline>
                </w:drawing>
              </w:r>
              <w:commentRangeEnd w:id="270"/>
              <w:r w:rsidR="00A22748" w:rsidRPr="007C4244" w:rsidDel="007C4244">
                <w:rPr>
                  <w:rStyle w:val="af"/>
                  <w:noProof/>
                  <w:sz w:val="24"/>
                  <w:szCs w:val="24"/>
                </w:rPr>
                <w:commentReference w:id="270"/>
              </w:r>
            </w:del>
            <w:ins w:id="272" w:author="yafei li" w:date="2026-04-20T23:22:00Z" w16du:dateUtc="2026-04-20T15:22:00Z">
              <w:r w:rsidR="007C4244" w:rsidRPr="007C4244">
                <w:rPr>
                  <w:noProof/>
                </w:rPr>
                <w:drawing>
                  <wp:inline distT="0" distB="0" distL="0" distR="0" wp14:anchorId="7A0D346B" wp14:editId="66F8D94E">
                    <wp:extent cx="5787620" cy="2515495"/>
                    <wp:effectExtent l="0" t="0" r="3810" b="0"/>
                    <wp:docPr id="210309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7502" name=""/>
                            <pic:cNvPicPr/>
                          </pic:nvPicPr>
                          <pic:blipFill>
                            <a:blip r:embed="rId14"/>
                            <a:stretch>
                              <a:fillRect/>
                            </a:stretch>
                          </pic:blipFill>
                          <pic:spPr>
                            <a:xfrm>
                              <a:off x="0" y="0"/>
                              <a:ext cx="5849405" cy="2542349"/>
                            </a:xfrm>
                            <a:prstGeom prst="rect">
                              <a:avLst/>
                            </a:prstGeom>
                          </pic:spPr>
                        </pic:pic>
                      </a:graphicData>
                    </a:graphic>
                  </wp:inline>
                </w:drawing>
              </w:r>
            </w:ins>
          </w:p>
          <w:p w14:paraId="62C978A8" w14:textId="070C0CDC" w:rsidR="00D1232D" w:rsidRPr="00B45265" w:rsidRDefault="00D1232D" w:rsidP="00D1232D">
            <w:pPr>
              <w:spacing w:line="360" w:lineRule="auto"/>
              <w:jc w:val="center"/>
              <w:rPr>
                <w:sz w:val="21"/>
                <w:szCs w:val="21"/>
              </w:rPr>
            </w:pPr>
            <w:r w:rsidRPr="00B45265">
              <w:rPr>
                <w:rFonts w:hint="eastAsia"/>
                <w:sz w:val="21"/>
                <w:szCs w:val="21"/>
              </w:rPr>
              <w:t>图</w:t>
            </w:r>
            <w:r w:rsidRPr="00B45265">
              <w:rPr>
                <w:rFonts w:ascii="Times New Roman" w:hAnsi="Times New Roman" w:cs="Times New Roman"/>
                <w:sz w:val="21"/>
                <w:szCs w:val="21"/>
              </w:rPr>
              <w:t>2</w:t>
            </w:r>
            <w:r w:rsidRPr="00B45265">
              <w:rPr>
                <w:rFonts w:hint="eastAsia"/>
                <w:sz w:val="21"/>
                <w:szCs w:val="21"/>
              </w:rPr>
              <w:t xml:space="preserve"> </w:t>
            </w:r>
            <w:r w:rsidR="00294BB5" w:rsidRPr="00B45265">
              <w:rPr>
                <w:rFonts w:hint="eastAsia"/>
                <w:sz w:val="21"/>
                <w:szCs w:val="21"/>
              </w:rPr>
              <w:t>研究内容</w:t>
            </w:r>
            <w:ins w:id="273" w:author="Ethan Zhai" w:date="2026-04-20T19:18:00Z" w16du:dateUtc="2026-04-20T11:18:00Z">
              <w:r w:rsidR="001949C7">
                <w:rPr>
                  <w:rFonts w:hint="eastAsia"/>
                  <w:sz w:val="21"/>
                  <w:szCs w:val="21"/>
                </w:rPr>
                <w:t>框架</w:t>
              </w:r>
            </w:ins>
          </w:p>
          <w:p w14:paraId="6626A4DD" w14:textId="19953035" w:rsidR="005E5799" w:rsidRDefault="005E5799" w:rsidP="005E5799">
            <w:pPr>
              <w:spacing w:line="360" w:lineRule="auto"/>
              <w:rPr>
                <w:b/>
                <w:bCs/>
              </w:rPr>
            </w:pPr>
            <w:bookmarkStart w:id="274" w:name="_Hlk194758853"/>
            <w:bookmarkEnd w:id="104"/>
            <w:r w:rsidRPr="009E1082">
              <w:rPr>
                <w:rFonts w:ascii="Times New Roman" w:hAnsi="Times New Roman" w:cs="Times New Roman"/>
                <w:b/>
                <w:bCs/>
              </w:rPr>
              <w:t>3.2.1</w:t>
            </w:r>
            <w:r w:rsidR="00063683" w:rsidRPr="00063683">
              <w:rPr>
                <w:b/>
                <w:bCs/>
              </w:rPr>
              <w:t>面向分布式推理任务的通信模式抽取与代价预测方法</w:t>
            </w:r>
          </w:p>
          <w:p w14:paraId="738F9856" w14:textId="66F1892F" w:rsidR="009E1082" w:rsidRPr="009E1082" w:rsidRDefault="009E1082" w:rsidP="00472DDB">
            <w:pPr>
              <w:widowControl w:val="0"/>
              <w:spacing w:line="360" w:lineRule="auto"/>
              <w:ind w:firstLineChars="200" w:firstLine="480"/>
              <w:jc w:val="both"/>
              <w:rPr>
                <w:rFonts w:ascii="Times New Roman" w:hAnsi="Times New Roman" w:cs="Times New Roman"/>
                <w:kern w:val="2"/>
              </w:rPr>
            </w:pPr>
            <w:r w:rsidRPr="009E1082">
              <w:rPr>
                <w:rFonts w:ascii="Times New Roman" w:hAnsi="Times New Roman" w:cs="Times New Roman"/>
                <w:kern w:val="2"/>
              </w:rPr>
              <w:t>针对分布式大模型推理任务在不同并行策略与执行阶段下通信行为复杂且难以建模的问题，本研究拟开展推理任务通信模式</w:t>
            </w:r>
            <w:r w:rsidR="00472DDB" w:rsidRPr="00472DDB">
              <w:rPr>
                <w:rFonts w:ascii="Times New Roman" w:hAnsi="Times New Roman" w:cs="Times New Roman"/>
                <w:kern w:val="2"/>
              </w:rPr>
              <w:t>抽取与代价预测方法</w:t>
            </w:r>
            <w:r w:rsidRPr="009E1082">
              <w:rPr>
                <w:rFonts w:ascii="Times New Roman" w:hAnsi="Times New Roman" w:cs="Times New Roman"/>
                <w:kern w:val="2"/>
              </w:rPr>
              <w:t>，通过通信特征建模与模式抽取实现任务级通信行为刻画。在通信行为建模方面，分析大模型推理过程中</w:t>
            </w:r>
            <w:r w:rsidRPr="009E1082">
              <w:rPr>
                <w:rFonts w:ascii="Times New Roman" w:hAnsi="Times New Roman" w:cs="Times New Roman"/>
                <w:kern w:val="2"/>
              </w:rPr>
              <w:t>Prefill</w:t>
            </w:r>
            <w:r w:rsidRPr="009E1082">
              <w:rPr>
                <w:rFonts w:ascii="Times New Roman" w:hAnsi="Times New Roman" w:cs="Times New Roman"/>
                <w:kern w:val="2"/>
              </w:rPr>
              <w:t>与</w:t>
            </w:r>
            <w:r w:rsidRPr="009E1082">
              <w:rPr>
                <w:rFonts w:ascii="Times New Roman" w:hAnsi="Times New Roman" w:cs="Times New Roman"/>
                <w:kern w:val="2"/>
              </w:rPr>
              <w:t>Decode</w:t>
            </w:r>
            <w:r w:rsidRPr="009E1082">
              <w:rPr>
                <w:rFonts w:ascii="Times New Roman" w:hAnsi="Times New Roman" w:cs="Times New Roman"/>
                <w:kern w:val="2"/>
              </w:rPr>
              <w:t>阶段在计算模式与通信需求上的差异，结合</w:t>
            </w:r>
            <w:r w:rsidRPr="009E1082">
              <w:rPr>
                <w:rFonts w:ascii="Times New Roman" w:hAnsi="Times New Roman" w:cs="Times New Roman"/>
                <w:kern w:val="2"/>
              </w:rPr>
              <w:t>Tensor Parallel</w:t>
            </w:r>
            <w:r w:rsidRPr="009E1082">
              <w:rPr>
                <w:rFonts w:ascii="Times New Roman" w:hAnsi="Times New Roman" w:cs="Times New Roman"/>
                <w:kern w:val="2"/>
              </w:rPr>
              <w:t>（</w:t>
            </w:r>
            <w:r w:rsidRPr="009E1082">
              <w:rPr>
                <w:rFonts w:ascii="Times New Roman" w:hAnsi="Times New Roman" w:cs="Times New Roman"/>
                <w:kern w:val="2"/>
              </w:rPr>
              <w:t>TP</w:t>
            </w:r>
            <w:r w:rsidRPr="009E1082">
              <w:rPr>
                <w:rFonts w:ascii="Times New Roman" w:hAnsi="Times New Roman" w:cs="Times New Roman"/>
                <w:kern w:val="2"/>
              </w:rPr>
              <w:t>）、</w:t>
            </w:r>
            <w:r w:rsidRPr="009E1082">
              <w:rPr>
                <w:rFonts w:ascii="Times New Roman" w:hAnsi="Times New Roman" w:cs="Times New Roman"/>
                <w:kern w:val="2"/>
              </w:rPr>
              <w:t>Pipeline Parallel</w:t>
            </w:r>
            <w:r w:rsidRPr="009E1082">
              <w:rPr>
                <w:rFonts w:ascii="Times New Roman" w:hAnsi="Times New Roman" w:cs="Times New Roman"/>
                <w:kern w:val="2"/>
              </w:rPr>
              <w:t>（</w:t>
            </w:r>
            <w:r w:rsidRPr="009E1082">
              <w:rPr>
                <w:rFonts w:ascii="Times New Roman" w:hAnsi="Times New Roman" w:cs="Times New Roman"/>
                <w:kern w:val="2"/>
              </w:rPr>
              <w:t>PP</w:t>
            </w:r>
            <w:r w:rsidRPr="009E1082">
              <w:rPr>
                <w:rFonts w:ascii="Times New Roman" w:hAnsi="Times New Roman" w:cs="Times New Roman"/>
                <w:kern w:val="2"/>
              </w:rPr>
              <w:t>）等并行策略，提取通信规模、通信频率及通信拓扑等关键特征，构建统一的通信特征表示方法。在此基础上，基于推理框架（如</w:t>
            </w:r>
            <w:r w:rsidRPr="009E1082">
              <w:rPr>
                <w:rFonts w:ascii="Times New Roman" w:hAnsi="Times New Roman" w:cs="Times New Roman"/>
                <w:kern w:val="2"/>
              </w:rPr>
              <w:t>SGLang</w:t>
            </w:r>
            <w:r w:rsidRPr="009E1082">
              <w:rPr>
                <w:rFonts w:ascii="Times New Roman" w:hAnsi="Times New Roman" w:cs="Times New Roman"/>
                <w:kern w:val="2"/>
              </w:rPr>
              <w:t>）对分布式推理执行过程进行分析，构建任务间通信关系模型，实现通信行为的结构化表达。在</w:t>
            </w:r>
            <w:r w:rsidR="00472DDB" w:rsidRPr="00472DDB">
              <w:t>通信模式抽取</w:t>
            </w:r>
            <w:r w:rsidR="00472DDB">
              <w:rPr>
                <w:rFonts w:ascii="Times New Roman" w:hAnsi="Times New Roman" w:cs="Times New Roman" w:hint="eastAsia"/>
                <w:kern w:val="2"/>
              </w:rPr>
              <w:t>与代价预测</w:t>
            </w:r>
            <w:r w:rsidRPr="009E1082">
              <w:rPr>
                <w:rFonts w:ascii="Times New Roman" w:hAnsi="Times New Roman" w:cs="Times New Roman"/>
                <w:kern w:val="2"/>
              </w:rPr>
              <w:t>方面，设计面向推理任务的通信模式分类方法，根据通信特征对任务进行模式划分，并构建通信矩阵或通信图结构，刻画</w:t>
            </w:r>
            <w:r w:rsidR="00447661">
              <w:rPr>
                <w:rFonts w:ascii="Times New Roman" w:hAnsi="Times New Roman" w:cs="Times New Roman" w:hint="eastAsia"/>
                <w:kern w:val="2"/>
              </w:rPr>
              <w:t>分布式</w:t>
            </w:r>
            <w:r w:rsidRPr="009E1082">
              <w:rPr>
                <w:rFonts w:ascii="Times New Roman" w:hAnsi="Times New Roman" w:cs="Times New Roman"/>
                <w:kern w:val="2"/>
              </w:rPr>
              <w:t>任务</w:t>
            </w:r>
            <w:r w:rsidR="00447661">
              <w:rPr>
                <w:rFonts w:ascii="Times New Roman" w:hAnsi="Times New Roman" w:cs="Times New Roman" w:hint="eastAsia"/>
                <w:kern w:val="2"/>
              </w:rPr>
              <w:t>切片</w:t>
            </w:r>
            <w:r w:rsidRPr="009E1082">
              <w:rPr>
                <w:rFonts w:ascii="Times New Roman" w:hAnsi="Times New Roman" w:cs="Times New Roman"/>
                <w:kern w:val="2"/>
              </w:rPr>
              <w:t>间的通信依赖关系。通过</w:t>
            </w:r>
            <w:r w:rsidR="00472DDB" w:rsidRPr="00472DDB">
              <w:t>通信模式抽取</w:t>
            </w:r>
            <w:r w:rsidR="00472DDB">
              <w:rPr>
                <w:rFonts w:ascii="Times New Roman" w:hAnsi="Times New Roman" w:cs="Times New Roman" w:hint="eastAsia"/>
                <w:kern w:val="2"/>
              </w:rPr>
              <w:t>与代价预测</w:t>
            </w:r>
            <w:r w:rsidRPr="009E1082">
              <w:rPr>
                <w:rFonts w:ascii="Times New Roman" w:hAnsi="Times New Roman" w:cs="Times New Roman"/>
                <w:kern w:val="2"/>
              </w:rPr>
              <w:t>，将复杂的分布式通信行为转化为可用于调度决策的结构化信息，为后续任务部署优化提供支撑。</w:t>
            </w:r>
          </w:p>
          <w:p w14:paraId="66D40437" w14:textId="5A0C6F79" w:rsidR="005E5799" w:rsidRPr="009E1082" w:rsidRDefault="005E5799" w:rsidP="005E5799">
            <w:pPr>
              <w:spacing w:line="360" w:lineRule="auto"/>
              <w:rPr>
                <w:b/>
                <w:bCs/>
              </w:rPr>
            </w:pPr>
            <w:r w:rsidRPr="009E1082">
              <w:rPr>
                <w:rFonts w:ascii="Times New Roman" w:hAnsi="Times New Roman" w:cs="Times New Roman"/>
                <w:b/>
                <w:bCs/>
              </w:rPr>
              <w:t xml:space="preserve">3.2.2 </w:t>
            </w:r>
            <w:r w:rsidR="00063683" w:rsidRPr="00063683">
              <w:rPr>
                <w:b/>
                <w:bCs/>
              </w:rPr>
              <w:t>面向边缘集群的通信感知与细粒度</w:t>
            </w:r>
            <w:r w:rsidR="00063683" w:rsidRPr="00063683">
              <w:rPr>
                <w:rFonts w:ascii="Times New Roman" w:hAnsi="Times New Roman" w:cs="Times New Roman"/>
                <w:b/>
                <w:bCs/>
              </w:rPr>
              <w:t>GPU</w:t>
            </w:r>
            <w:r w:rsidR="00063683" w:rsidRPr="00063683">
              <w:rPr>
                <w:b/>
                <w:bCs/>
              </w:rPr>
              <w:t>资源协同调度机制</w:t>
            </w:r>
          </w:p>
          <w:p w14:paraId="6EB29E40" w14:textId="766C30E1" w:rsidR="00447661" w:rsidRPr="00447661" w:rsidRDefault="00447661" w:rsidP="00447661">
            <w:pPr>
              <w:widowControl w:val="0"/>
              <w:spacing w:line="360" w:lineRule="auto"/>
              <w:ind w:firstLineChars="200" w:firstLine="480"/>
              <w:jc w:val="both"/>
              <w:rPr>
                <w:rFonts w:ascii="Times New Roman" w:hAnsi="Times New Roman" w:cs="Times New Roman"/>
                <w:kern w:val="2"/>
              </w:rPr>
            </w:pPr>
            <w:r w:rsidRPr="00447661">
              <w:rPr>
                <w:rFonts w:ascii="Times New Roman" w:hAnsi="Times New Roman" w:cs="Times New Roman"/>
                <w:kern w:val="2"/>
              </w:rPr>
              <w:t>针对容器集群环境中调度策略缺乏通信感知能力以及</w:t>
            </w:r>
            <w:r w:rsidRPr="00447661">
              <w:rPr>
                <w:rFonts w:ascii="Times New Roman" w:hAnsi="Times New Roman" w:cs="Times New Roman"/>
                <w:kern w:val="2"/>
              </w:rPr>
              <w:t>GPU</w:t>
            </w:r>
            <w:r w:rsidRPr="00447661">
              <w:rPr>
                <w:rFonts w:ascii="Times New Roman" w:hAnsi="Times New Roman" w:cs="Times New Roman"/>
                <w:kern w:val="2"/>
              </w:rPr>
              <w:t>资源分配粒度不足的问题，本研究拟设计</w:t>
            </w:r>
            <w:r w:rsidR="00472DDB" w:rsidRPr="00472DDB">
              <w:rPr>
                <w:rFonts w:ascii="Times New Roman" w:hAnsi="Times New Roman" w:cs="Times New Roman"/>
                <w:kern w:val="2"/>
              </w:rPr>
              <w:t>通信感知与细粒度资源协同调度机制</w:t>
            </w:r>
            <w:r w:rsidRPr="00447661">
              <w:rPr>
                <w:rFonts w:ascii="Times New Roman" w:hAnsi="Times New Roman" w:cs="Times New Roman"/>
                <w:kern w:val="2"/>
              </w:rPr>
              <w:t>，实现任务部署与资源分配的协同优化。在第一阶段（集群级任务部署）中，结合通信</w:t>
            </w:r>
            <w:r w:rsidR="00472DDB">
              <w:rPr>
                <w:rFonts w:ascii="Times New Roman" w:hAnsi="Times New Roman" w:cs="Times New Roman" w:hint="eastAsia"/>
                <w:kern w:val="2"/>
              </w:rPr>
              <w:t>代价预测</w:t>
            </w:r>
            <w:r w:rsidRPr="00447661">
              <w:rPr>
                <w:rFonts w:ascii="Times New Roman" w:hAnsi="Times New Roman" w:cs="Times New Roman"/>
                <w:kern w:val="2"/>
              </w:rPr>
              <w:t>结果与集群网络拓扑信息，构建通信代价模型，根据任务间通信强度优化任务在不同节点间的放置位置，减少跨节点通信开销，提高系统整体通信效率。在第二阶段（节点级资源调度）中，针对多任务共驻场景下</w:t>
            </w:r>
            <w:r w:rsidRPr="00447661">
              <w:rPr>
                <w:rFonts w:ascii="Times New Roman" w:hAnsi="Times New Roman" w:cs="Times New Roman"/>
                <w:kern w:val="2"/>
              </w:rPr>
              <w:t>GPU</w:t>
            </w:r>
            <w:r w:rsidRPr="00447661">
              <w:rPr>
                <w:rFonts w:ascii="Times New Roman" w:hAnsi="Times New Roman" w:cs="Times New Roman"/>
                <w:kern w:val="2"/>
              </w:rPr>
              <w:t>资</w:t>
            </w:r>
            <w:r w:rsidRPr="00447661">
              <w:rPr>
                <w:rFonts w:ascii="Times New Roman" w:hAnsi="Times New Roman" w:cs="Times New Roman"/>
                <w:kern w:val="2"/>
              </w:rPr>
              <w:lastRenderedPageBreak/>
              <w:t>源竞争问题，设计细粒度</w:t>
            </w:r>
            <w:r w:rsidRPr="00447661">
              <w:rPr>
                <w:rFonts w:ascii="Times New Roman" w:hAnsi="Times New Roman" w:cs="Times New Roman"/>
                <w:kern w:val="2"/>
              </w:rPr>
              <w:t>GPU</w:t>
            </w:r>
            <w:r w:rsidRPr="00447661">
              <w:rPr>
                <w:rFonts w:ascii="Times New Roman" w:hAnsi="Times New Roman" w:cs="Times New Roman"/>
                <w:kern w:val="2"/>
              </w:rPr>
              <w:t>资源分配方法，通过动态调整</w:t>
            </w:r>
            <w:r w:rsidRPr="00447661">
              <w:rPr>
                <w:rFonts w:ascii="Times New Roman" w:hAnsi="Times New Roman" w:cs="Times New Roman"/>
                <w:kern w:val="2"/>
              </w:rPr>
              <w:t>Streaming Multiprocessor</w:t>
            </w:r>
            <w:r w:rsidRPr="00447661">
              <w:rPr>
                <w:rFonts w:ascii="Times New Roman" w:hAnsi="Times New Roman" w:cs="Times New Roman"/>
                <w:kern w:val="2"/>
              </w:rPr>
              <w:t>（</w:t>
            </w:r>
            <w:r w:rsidRPr="00447661">
              <w:rPr>
                <w:rFonts w:ascii="Times New Roman" w:hAnsi="Times New Roman" w:cs="Times New Roman"/>
                <w:kern w:val="2"/>
              </w:rPr>
              <w:t>SM</w:t>
            </w:r>
            <w:r w:rsidRPr="00447661">
              <w:rPr>
                <w:rFonts w:ascii="Times New Roman" w:hAnsi="Times New Roman" w:cs="Times New Roman"/>
                <w:kern w:val="2"/>
              </w:rPr>
              <w:t>）等计算资源分配比例，实现任务间资源隔离与协同运行，降低资源竞争带来的性能干扰。通过通信感知部署</w:t>
            </w:r>
            <w:r>
              <w:rPr>
                <w:rFonts w:ascii="Times New Roman" w:hAnsi="Times New Roman" w:cs="Times New Roman" w:hint="eastAsia"/>
                <w:kern w:val="2"/>
              </w:rPr>
              <w:t>和</w:t>
            </w:r>
            <w:r w:rsidRPr="00447661">
              <w:rPr>
                <w:rFonts w:ascii="Times New Roman" w:hAnsi="Times New Roman" w:cs="Times New Roman"/>
                <w:kern w:val="2"/>
              </w:rPr>
              <w:t>细粒度资源调度的两阶段机制，实现通信优化与计算资源优化的统一，从而提升分布式推理系统的整体性能。</w:t>
            </w:r>
          </w:p>
          <w:p w14:paraId="556DE925" w14:textId="77777777" w:rsidR="005E5799" w:rsidRDefault="005E5799" w:rsidP="005E5799">
            <w:pPr>
              <w:spacing w:line="360" w:lineRule="auto"/>
              <w:rPr>
                <w:rFonts w:ascii="Times New Roman" w:hAnsi="Times New Roman" w:cs="Times New Roman"/>
                <w:b/>
                <w:bCs/>
              </w:rPr>
            </w:pPr>
            <w:r w:rsidRPr="00447661">
              <w:rPr>
                <w:rFonts w:ascii="Times New Roman" w:hAnsi="Times New Roman" w:cs="Times New Roman"/>
                <w:b/>
                <w:bCs/>
              </w:rPr>
              <w:t xml:space="preserve">3.2.3 </w:t>
            </w:r>
            <w:commentRangeStart w:id="275"/>
            <w:commentRangeStart w:id="276"/>
            <w:r w:rsidR="00447661" w:rsidRPr="00447661">
              <w:rPr>
                <w:rFonts w:ascii="Times New Roman" w:hAnsi="Times New Roman" w:cs="Times New Roman"/>
                <w:b/>
                <w:bCs/>
              </w:rPr>
              <w:t>边缘场景下基于</w:t>
            </w:r>
            <w:r w:rsidR="00447661" w:rsidRPr="00447661">
              <w:rPr>
                <w:rFonts w:ascii="Times New Roman" w:hAnsi="Times New Roman" w:cs="Times New Roman"/>
                <w:b/>
                <w:bCs/>
              </w:rPr>
              <w:t>k3s</w:t>
            </w:r>
            <w:r w:rsidR="00447661" w:rsidRPr="00447661">
              <w:rPr>
                <w:rFonts w:ascii="Times New Roman" w:hAnsi="Times New Roman" w:cs="Times New Roman"/>
                <w:b/>
                <w:bCs/>
              </w:rPr>
              <w:t>的分布式推理调度系统</w:t>
            </w:r>
            <w:commentRangeEnd w:id="275"/>
            <w:r w:rsidR="00A22748">
              <w:rPr>
                <w:rStyle w:val="af"/>
                <w:rFonts w:ascii="Times New Roman" w:hAnsi="Times New Roman" w:cs="Times New Roman"/>
                <w:b/>
                <w:bCs/>
                <w:sz w:val="24"/>
                <w:szCs w:val="24"/>
              </w:rPr>
              <w:commentReference w:id="275"/>
            </w:r>
            <w:commentRangeEnd w:id="276"/>
            <w:r w:rsidR="00E608EF">
              <w:rPr>
                <w:rStyle w:val="af"/>
                <w:rFonts w:ascii="Times New Roman" w:hAnsi="Times New Roman" w:cs="Times New Roman"/>
                <w:b/>
                <w:bCs/>
                <w:sz w:val="24"/>
                <w:szCs w:val="24"/>
              </w:rPr>
              <w:commentReference w:id="276"/>
            </w:r>
          </w:p>
          <w:p w14:paraId="74961FDB" w14:textId="4095C579" w:rsidR="008343DB" w:rsidRPr="008343DB" w:rsidRDefault="008343DB" w:rsidP="008343DB">
            <w:pPr>
              <w:widowControl w:val="0"/>
              <w:spacing w:line="360" w:lineRule="auto"/>
              <w:ind w:firstLineChars="200" w:firstLine="480"/>
              <w:jc w:val="both"/>
              <w:rPr>
                <w:rFonts w:ascii="Times New Roman" w:hAnsi="Times New Roman" w:cs="Times New Roman"/>
                <w:kern w:val="2"/>
              </w:rPr>
            </w:pPr>
            <w:r w:rsidRPr="008343DB">
              <w:rPr>
                <w:rFonts w:ascii="Times New Roman" w:hAnsi="Times New Roman" w:cs="Times New Roman"/>
                <w:kern w:val="2"/>
              </w:rPr>
              <w:t>为验证上述方法的有效性，本研究拟构建基于</w:t>
            </w:r>
            <w:r w:rsidRPr="008343DB">
              <w:rPr>
                <w:rFonts w:ascii="Times New Roman" w:hAnsi="Times New Roman" w:cs="Times New Roman"/>
                <w:kern w:val="2"/>
              </w:rPr>
              <w:t>k3s</w:t>
            </w:r>
            <w:r w:rsidRPr="008343DB">
              <w:rPr>
                <w:rFonts w:ascii="Times New Roman" w:hAnsi="Times New Roman" w:cs="Times New Roman"/>
                <w:kern w:val="2"/>
              </w:rPr>
              <w:t>轻量级容器集群的分布式推理调度系统，实现</w:t>
            </w:r>
            <w:r w:rsidR="00472DDB" w:rsidRPr="00472DDB">
              <w:rPr>
                <w:rFonts w:ascii="Times New Roman" w:hAnsi="Times New Roman" w:cs="Times New Roman"/>
                <w:kern w:val="2"/>
              </w:rPr>
              <w:t>通信模式抽取与代价预测方法</w:t>
            </w:r>
            <w:r w:rsidR="00472DDB">
              <w:rPr>
                <w:rFonts w:ascii="Times New Roman" w:hAnsi="Times New Roman" w:cs="Times New Roman" w:hint="eastAsia"/>
                <w:kern w:val="2"/>
              </w:rPr>
              <w:t>和</w:t>
            </w:r>
            <w:r w:rsidR="00472DDB" w:rsidRPr="00472DDB">
              <w:rPr>
                <w:rFonts w:ascii="Times New Roman" w:hAnsi="Times New Roman" w:cs="Times New Roman"/>
                <w:kern w:val="2"/>
              </w:rPr>
              <w:t>通信感知与细粒度资源协同调度机制</w:t>
            </w:r>
            <w:r w:rsidRPr="008343DB">
              <w:rPr>
                <w:rFonts w:ascii="Times New Roman" w:hAnsi="Times New Roman" w:cs="Times New Roman"/>
                <w:kern w:val="2"/>
              </w:rPr>
              <w:t>的集成。在系统设计方面，构建推理任务输入模块，实现推理任务特征提取</w:t>
            </w:r>
            <w:r w:rsidR="00AF5DF3">
              <w:rPr>
                <w:rFonts w:ascii="Times New Roman" w:hAnsi="Times New Roman" w:cs="Times New Roman" w:hint="eastAsia"/>
                <w:kern w:val="2"/>
              </w:rPr>
              <w:t>，</w:t>
            </w:r>
            <w:r w:rsidR="00AF5DF3" w:rsidRPr="00AF5DF3">
              <w:rPr>
                <w:rFonts w:ascii="Times New Roman" w:hAnsi="Times New Roman" w:cs="Times New Roman"/>
                <w:kern w:val="2"/>
              </w:rPr>
              <w:t>形成统一的调度特征表示</w:t>
            </w:r>
            <w:r w:rsidRPr="008343DB">
              <w:rPr>
                <w:rFonts w:ascii="Times New Roman" w:hAnsi="Times New Roman" w:cs="Times New Roman"/>
                <w:kern w:val="2"/>
              </w:rPr>
              <w:t>；构建调度决策模块，实现基于通信模式的任务部署策略与</w:t>
            </w:r>
            <w:r w:rsidRPr="008343DB">
              <w:rPr>
                <w:rFonts w:ascii="Times New Roman" w:hAnsi="Times New Roman" w:cs="Times New Roman"/>
                <w:kern w:val="2"/>
              </w:rPr>
              <w:t>GPU</w:t>
            </w:r>
            <w:r w:rsidRPr="008343DB">
              <w:rPr>
                <w:rFonts w:ascii="Times New Roman" w:hAnsi="Times New Roman" w:cs="Times New Roman"/>
                <w:kern w:val="2"/>
              </w:rPr>
              <w:t>资源分配策略；构建执行与监控模块，实现任务运行状态监测与性能评估。在系统实现方面，基于</w:t>
            </w:r>
            <w:r w:rsidRPr="008343DB">
              <w:rPr>
                <w:rFonts w:ascii="Times New Roman" w:hAnsi="Times New Roman" w:cs="Times New Roman"/>
                <w:kern w:val="2"/>
              </w:rPr>
              <w:t>SGLang</w:t>
            </w:r>
            <w:r w:rsidRPr="008343DB">
              <w:rPr>
                <w:rFonts w:ascii="Times New Roman" w:hAnsi="Times New Roman" w:cs="Times New Roman"/>
                <w:kern w:val="2"/>
              </w:rPr>
              <w:t>推理框架与</w:t>
            </w:r>
            <w:r w:rsidRPr="008343DB">
              <w:rPr>
                <w:rFonts w:ascii="Times New Roman" w:hAnsi="Times New Roman" w:cs="Times New Roman"/>
                <w:kern w:val="2"/>
              </w:rPr>
              <w:t>k3s</w:t>
            </w:r>
            <w:r w:rsidRPr="008343DB">
              <w:rPr>
                <w:rFonts w:ascii="Times New Roman" w:hAnsi="Times New Roman" w:cs="Times New Roman"/>
                <w:kern w:val="2"/>
              </w:rPr>
              <w:t>集群环境部署分布式推理服务，实现调度策略的动态执行与资源管理，并在多任务共驻与分布式推理场景下开展实验验证。通过系统实现与实验分析，从通信开销、推理延迟及资源利用率等指标评估所提方法的有效性，为分布式大模型推理系统的调度优化提供实践支撑。</w:t>
            </w:r>
          </w:p>
          <w:bookmarkEnd w:id="274"/>
          <w:p w14:paraId="3E511895" w14:textId="77777777" w:rsidR="009B6968" w:rsidRPr="0092049B" w:rsidRDefault="009B6968" w:rsidP="006309A5">
            <w:pPr>
              <w:spacing w:line="400" w:lineRule="exact"/>
            </w:pPr>
            <w:r w:rsidRPr="005D0444">
              <w:rPr>
                <w:rFonts w:hint="eastAsia"/>
                <w:b/>
                <w:bCs/>
              </w:rPr>
              <w:t>四、实施方案及可行性分析</w:t>
            </w:r>
          </w:p>
          <w:p w14:paraId="4828E7EA" w14:textId="0491A458" w:rsidR="005E5799" w:rsidRPr="00FB2F59" w:rsidRDefault="005E5799" w:rsidP="005E5799">
            <w:pPr>
              <w:spacing w:line="360" w:lineRule="auto"/>
              <w:rPr>
                <w:b/>
                <w:bCs/>
              </w:rPr>
            </w:pPr>
            <w:bookmarkStart w:id="277" w:name="_Hlk193640614"/>
            <w:bookmarkStart w:id="278" w:name="_Hlk193462676"/>
            <w:bookmarkStart w:id="279" w:name="_Hlk194073154"/>
            <w:bookmarkStart w:id="280" w:name="_Hlk193554736"/>
            <w:r w:rsidRPr="005D0444">
              <w:rPr>
                <w:b/>
                <w:bCs/>
              </w:rPr>
              <w:t>4.1</w:t>
            </w:r>
            <w:r w:rsidR="00FB2F59" w:rsidRPr="00FB2F59">
              <w:rPr>
                <w:b/>
                <w:bCs/>
              </w:rPr>
              <w:t>面向分布式推理任务的通信模式抽取与代价预测方法</w:t>
            </w:r>
          </w:p>
          <w:p w14:paraId="6455E967" w14:textId="201936CB" w:rsidR="000E067F" w:rsidRDefault="00B07B1C" w:rsidP="008174FE">
            <w:pPr>
              <w:spacing w:line="360" w:lineRule="auto"/>
              <w:ind w:firstLineChars="200" w:firstLine="480"/>
            </w:pPr>
            <w:r w:rsidRPr="00B07B1C">
              <w:rPr>
                <w:rFonts w:ascii="Times New Roman" w:hAnsi="Times New Roman" w:cs="Times New Roman"/>
              </w:rPr>
              <w:t>本研究拟面向边缘环境下分布式大模型推理场景中的通信感知调度问题，构建一种从</w:t>
            </w:r>
            <w:r w:rsidR="006D47C4">
              <w:rPr>
                <w:rFonts w:ascii="Times New Roman" w:hAnsi="Times New Roman" w:cs="Times New Roman" w:hint="eastAsia"/>
              </w:rPr>
              <w:t>工作负载</w:t>
            </w:r>
            <w:r w:rsidRPr="00B07B1C">
              <w:rPr>
                <w:rFonts w:ascii="Times New Roman" w:hAnsi="Times New Roman" w:cs="Times New Roman"/>
              </w:rPr>
              <w:t>规模到通信代价的结构化建模方法，用于支撑不同</w:t>
            </w:r>
            <w:r>
              <w:rPr>
                <w:rFonts w:ascii="Times New Roman" w:hAnsi="Times New Roman" w:cs="Times New Roman" w:hint="eastAsia"/>
              </w:rPr>
              <w:t>部署</w:t>
            </w:r>
            <w:r w:rsidRPr="00B07B1C">
              <w:rPr>
                <w:rFonts w:ascii="Times New Roman" w:hAnsi="Times New Roman" w:cs="Times New Roman"/>
              </w:rPr>
              <w:t>方案的代价比较与资源选择。在给定模型配置、切分方式与候选部署拓扑的条件下，该方法以通信行为分析为基础，围绕需求建模</w:t>
            </w:r>
            <w:r w:rsidRPr="00B07B1C">
              <w:rPr>
                <w:rFonts w:ascii="Times New Roman" w:hAnsi="Times New Roman" w:cs="Times New Roman"/>
              </w:rPr>
              <w:t>—</w:t>
            </w:r>
            <w:r w:rsidRPr="00B07B1C">
              <w:rPr>
                <w:rFonts w:ascii="Times New Roman" w:hAnsi="Times New Roman" w:cs="Times New Roman"/>
              </w:rPr>
              <w:t>代价建模</w:t>
            </w:r>
            <w:r w:rsidRPr="00B07B1C">
              <w:rPr>
                <w:rFonts w:ascii="Times New Roman" w:hAnsi="Times New Roman" w:cs="Times New Roman"/>
              </w:rPr>
              <w:t>—</w:t>
            </w:r>
            <w:r w:rsidRPr="00B07B1C">
              <w:rPr>
                <w:rFonts w:ascii="Times New Roman" w:hAnsi="Times New Roman" w:cs="Times New Roman"/>
              </w:rPr>
              <w:t>调度输入生成展开，形成面向调度决策的通信建模闭环。其核心思路是将通信建模划分为两个相互衔接的阶段：第一阶段抽取与拓扑无关的通信需求画像，描述推理任务在不同</w:t>
            </w:r>
            <w:r w:rsidR="006D47C4">
              <w:rPr>
                <w:rFonts w:ascii="Times New Roman" w:hAnsi="Times New Roman" w:cs="Times New Roman" w:hint="eastAsia"/>
              </w:rPr>
              <w:t>工作负载</w:t>
            </w:r>
            <w:r w:rsidRPr="00B07B1C">
              <w:rPr>
                <w:rFonts w:ascii="Times New Roman" w:hAnsi="Times New Roman" w:cs="Times New Roman"/>
              </w:rPr>
              <w:t>下的通信规模、通信频率与通信结构；第二阶段</w:t>
            </w:r>
            <w:r>
              <w:rPr>
                <w:rFonts w:ascii="Times New Roman" w:hAnsi="Times New Roman" w:cs="Times New Roman" w:hint="eastAsia"/>
              </w:rPr>
              <w:t>建模</w:t>
            </w:r>
            <w:r w:rsidRPr="00B07B1C">
              <w:rPr>
                <w:rFonts w:ascii="Times New Roman" w:hAnsi="Times New Roman" w:cs="Times New Roman"/>
              </w:rPr>
              <w:t>与拓扑相关的通信代价，建立通信需求与链路开销之间的映射关系。通过两阶段结果的组合，实现对通信时间的结构化</w:t>
            </w:r>
            <w:r>
              <w:rPr>
                <w:rFonts w:ascii="Times New Roman" w:hAnsi="Times New Roman" w:cs="Times New Roman" w:hint="eastAsia"/>
              </w:rPr>
              <w:t>预估</w:t>
            </w:r>
            <w:r w:rsidRPr="00B07B1C">
              <w:rPr>
                <w:rFonts w:ascii="Times New Roman" w:hAnsi="Times New Roman" w:cs="Times New Roman"/>
              </w:rPr>
              <w:t>，并将其作为调度器进行</w:t>
            </w:r>
            <w:r>
              <w:rPr>
                <w:rFonts w:ascii="Times New Roman" w:hAnsi="Times New Roman" w:cs="Times New Roman" w:hint="eastAsia"/>
              </w:rPr>
              <w:t>部署</w:t>
            </w:r>
            <w:r w:rsidRPr="00B07B1C">
              <w:rPr>
                <w:rFonts w:ascii="Times New Roman" w:hAnsi="Times New Roman" w:cs="Times New Roman"/>
              </w:rPr>
              <w:t>优化和资源选择的重要依据</w:t>
            </w:r>
            <w:r w:rsidR="007B2483">
              <w:rPr>
                <w:rFonts w:ascii="Times New Roman" w:hAnsi="Times New Roman" w:cs="Times New Roman" w:hint="eastAsia"/>
              </w:rPr>
              <w:t>，</w:t>
            </w:r>
            <w:del w:id="281" w:author="Ethan Zhai" w:date="2026-04-20T19:18:00Z" w16du:dateUtc="2026-04-20T11:18:00Z">
              <w:r w:rsidR="007B2483" w:rsidDel="001949C7">
                <w:rPr>
                  <w:rFonts w:ascii="Times New Roman" w:hAnsi="Times New Roman" w:cs="Times New Roman" w:hint="eastAsia"/>
                </w:rPr>
                <w:delText>概览图</w:delText>
              </w:r>
            </w:del>
            <w:r w:rsidR="007B2483">
              <w:rPr>
                <w:rFonts w:ascii="Times New Roman" w:hAnsi="Times New Roman" w:cs="Times New Roman" w:hint="eastAsia"/>
              </w:rPr>
              <w:t>如图</w:t>
            </w:r>
            <w:r w:rsidR="00B45265">
              <w:rPr>
                <w:rFonts w:ascii="Times New Roman" w:hAnsi="Times New Roman" w:cs="Times New Roman" w:hint="eastAsia"/>
              </w:rPr>
              <w:t>3</w:t>
            </w:r>
            <w:r w:rsidR="007B2483">
              <w:rPr>
                <w:rFonts w:ascii="Times New Roman" w:hAnsi="Times New Roman" w:cs="Times New Roman" w:hint="eastAsia"/>
              </w:rPr>
              <w:t>所示</w:t>
            </w:r>
            <w:r>
              <w:t>。</w:t>
            </w:r>
          </w:p>
          <w:p w14:paraId="275A8665" w14:textId="001A14CA" w:rsidR="007B2483" w:rsidRDefault="0051737B" w:rsidP="007B2483">
            <w:pPr>
              <w:spacing w:line="360" w:lineRule="auto"/>
              <w:jc w:val="center"/>
            </w:pPr>
            <w:r w:rsidRPr="0051737B">
              <w:rPr>
                <w:noProof/>
              </w:rPr>
              <w:lastRenderedPageBreak/>
              <w:drawing>
                <wp:inline distT="0" distB="0" distL="0" distR="0" wp14:anchorId="039C2E07" wp14:editId="624DB7FB">
                  <wp:extent cx="5244576" cy="3434169"/>
                  <wp:effectExtent l="0" t="0" r="635" b="0"/>
                  <wp:docPr id="493773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3294" name=""/>
                          <pic:cNvPicPr/>
                        </pic:nvPicPr>
                        <pic:blipFill>
                          <a:blip r:embed="rId15"/>
                          <a:stretch>
                            <a:fillRect/>
                          </a:stretch>
                        </pic:blipFill>
                        <pic:spPr>
                          <a:xfrm>
                            <a:off x="0" y="0"/>
                            <a:ext cx="5293467" cy="3466183"/>
                          </a:xfrm>
                          <a:prstGeom prst="rect">
                            <a:avLst/>
                          </a:prstGeom>
                        </pic:spPr>
                      </pic:pic>
                    </a:graphicData>
                  </a:graphic>
                </wp:inline>
              </w:drawing>
            </w:r>
          </w:p>
          <w:p w14:paraId="35FCE6AA" w14:textId="083C6B75" w:rsidR="007B2483" w:rsidRPr="007B2483" w:rsidRDefault="007B2483" w:rsidP="00FB2F59">
            <w:pPr>
              <w:spacing w:line="360" w:lineRule="auto"/>
              <w:jc w:val="center"/>
              <w:rPr>
                <w:rFonts w:ascii="Times New Roman" w:hAnsi="Times New Roman" w:cs="Times New Roman"/>
                <w:sz w:val="21"/>
                <w:szCs w:val="21"/>
              </w:rPr>
            </w:pPr>
            <w:r w:rsidRPr="007B2483">
              <w:rPr>
                <w:rFonts w:ascii="Times New Roman" w:hAnsi="Times New Roman" w:cs="Times New Roman"/>
                <w:sz w:val="21"/>
                <w:szCs w:val="21"/>
              </w:rPr>
              <w:t>图</w:t>
            </w:r>
            <w:r w:rsidR="00B45265">
              <w:rPr>
                <w:rFonts w:ascii="Times New Roman" w:hAnsi="Times New Roman" w:cs="Times New Roman" w:hint="eastAsia"/>
                <w:sz w:val="21"/>
                <w:szCs w:val="21"/>
              </w:rPr>
              <w:t>3</w:t>
            </w:r>
            <w:r w:rsidR="00FB2F59">
              <w:rPr>
                <w:rFonts w:ascii="Times New Roman" w:hAnsi="Times New Roman" w:cs="Times New Roman" w:hint="eastAsia"/>
                <w:sz w:val="21"/>
                <w:szCs w:val="21"/>
              </w:rPr>
              <w:t xml:space="preserve"> </w:t>
            </w:r>
            <w:r w:rsidR="00FB2F59" w:rsidRPr="00FB2F59">
              <w:rPr>
                <w:rFonts w:ascii="Times New Roman" w:hAnsi="Times New Roman" w:cs="Times New Roman"/>
                <w:sz w:val="21"/>
                <w:szCs w:val="21"/>
              </w:rPr>
              <w:t>面向分布式推理任务的通信模式抽取与代价预测方法</w:t>
            </w:r>
            <w:del w:id="282" w:author="Ethan Zhai" w:date="2026-04-20T19:18:00Z" w16du:dateUtc="2026-04-20T11:18:00Z">
              <w:r w:rsidRPr="007B2483" w:rsidDel="001949C7">
                <w:rPr>
                  <w:rFonts w:ascii="Times New Roman" w:hAnsi="Times New Roman" w:cs="Times New Roman"/>
                  <w:sz w:val="21"/>
                  <w:szCs w:val="21"/>
                </w:rPr>
                <w:delText>概览</w:delText>
              </w:r>
            </w:del>
            <w:del w:id="283" w:author="Ethan Zhai" w:date="2026-04-20T19:17:00Z" w16du:dateUtc="2026-04-20T11:17:00Z">
              <w:r w:rsidRPr="007B2483" w:rsidDel="001949C7">
                <w:rPr>
                  <w:rFonts w:ascii="Times New Roman" w:hAnsi="Times New Roman" w:cs="Times New Roman"/>
                  <w:sz w:val="21"/>
                  <w:szCs w:val="21"/>
                </w:rPr>
                <w:delText>图</w:delText>
              </w:r>
            </w:del>
          </w:p>
          <w:p w14:paraId="4EE7F5C0" w14:textId="6F9FCAC1" w:rsidR="008174FE" w:rsidRDefault="008174FE" w:rsidP="008174FE">
            <w:pPr>
              <w:spacing w:line="360" w:lineRule="auto"/>
              <w:ind w:firstLineChars="200" w:firstLine="480"/>
              <w:rPr>
                <w:rFonts w:ascii="Times New Roman" w:hAnsi="Times New Roman" w:cs="Times New Roman"/>
              </w:rPr>
            </w:pPr>
            <w:r w:rsidRPr="008174FE">
              <w:rPr>
                <w:rFonts w:ascii="Times New Roman" w:hAnsi="Times New Roman" w:cs="Times New Roman"/>
              </w:rPr>
              <w:t>推理</w:t>
            </w:r>
            <w:r w:rsidR="006D47C4">
              <w:rPr>
                <w:rFonts w:ascii="Times New Roman" w:hAnsi="Times New Roman" w:cs="Times New Roman" w:hint="eastAsia"/>
              </w:rPr>
              <w:t>工作负载</w:t>
            </w:r>
            <w:r w:rsidRPr="008174FE">
              <w:rPr>
                <w:rFonts w:ascii="Times New Roman" w:hAnsi="Times New Roman" w:cs="Times New Roman"/>
              </w:rPr>
              <w:t>表示为</w:t>
            </w:r>
            <w:r>
              <w:rPr>
                <w:rFonts w:ascii="Times New Roman" w:hAnsi="Times New Roman" w:cs="Times New Roman" w:hint="eastAsia"/>
              </w:rPr>
              <w:t>：</w:t>
            </w:r>
          </w:p>
          <w:p w14:paraId="4AD2D8D7" w14:textId="7D30F105"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rPr>
                      <m:t>w</m:t>
                    </m:r>
                    <m:r>
                      <w:rPr>
                        <w:rStyle w:val="mrel"/>
                        <w:rFonts w:ascii="Cambria Math" w:hAnsi="Cambria Math"/>
                      </w:rPr>
                      <m:t>=</m:t>
                    </m:r>
                    <m:r>
                      <w:rPr>
                        <w:rStyle w:val="mopen"/>
                        <w:rFonts w:ascii="Cambria Math" w:hAnsi="Cambria Math"/>
                      </w:rPr>
                      <m:t>(</m:t>
                    </m:r>
                    <m:r>
                      <w:rPr>
                        <w:rStyle w:val="mord"/>
                        <w:rFonts w:ascii="Cambria Math" w:hAnsi="Cambria Math"/>
                      </w:rPr>
                      <m:t>L</m:t>
                    </m:r>
                    <m:r>
                      <w:rPr>
                        <w:rStyle w:val="mpunct"/>
                        <w:rFonts w:ascii="Cambria Math" w:hAnsi="Cambria Math"/>
                      </w:rPr>
                      <m:t>,</m:t>
                    </m:r>
                    <m:r>
                      <w:rPr>
                        <w:rStyle w:val="mord"/>
                        <w:rFonts w:ascii="Cambria Math" w:hAnsi="Cambria Math"/>
                      </w:rPr>
                      <m:t>M</m:t>
                    </m:r>
                    <m:r>
                      <w:rPr>
                        <w:rStyle w:val="mclose"/>
                        <w:rFonts w:ascii="Cambria Math" w:hAnsi="Cambria Math"/>
                      </w:rPr>
                      <m:t>)</m:t>
                    </m:r>
                    <m:r>
                      <w:rPr>
                        <w:rFonts w:ascii="Cambria Math" w:hAnsi="Cambria Math"/>
                      </w:rPr>
                      <m:t>#</m:t>
                    </m:r>
                    <m:d>
                      <m:dPr>
                        <m:ctrlPr>
                          <w:rPr>
                            <w:rFonts w:ascii="Cambria Math" w:hAnsi="Cambria Math"/>
                            <w:bCs/>
                            <w:i/>
                          </w:rPr>
                        </m:ctrlPr>
                      </m:dPr>
                      <m:e>
                        <m:r>
                          <w:rPr>
                            <w:rFonts w:ascii="Cambria Math" w:hAnsi="Cambria Math"/>
                          </w:rPr>
                          <m:t>1</m:t>
                        </m:r>
                      </m:e>
                    </m:d>
                  </m:e>
                </m:eqArr>
              </m:oMath>
            </m:oMathPara>
          </w:p>
          <w:p w14:paraId="2B5DE479" w14:textId="3D69E71A" w:rsidR="00BC39CE" w:rsidRDefault="00BC39CE" w:rsidP="00BC39CE">
            <w:pPr>
              <w:spacing w:line="360" w:lineRule="auto"/>
              <w:ind w:firstLineChars="200" w:firstLine="480"/>
              <w:rPr>
                <w:rFonts w:ascii="Times New Roman" w:hAnsi="Times New Roman" w:cs="Times New Roman"/>
              </w:rPr>
            </w:pPr>
            <w:bookmarkStart w:id="284" w:name="_Hlk193814456"/>
            <w:r w:rsidRPr="00BC39CE">
              <w:rPr>
                <w:rFonts w:ascii="Times New Roman" w:hAnsi="Times New Roman" w:cs="Times New Roman"/>
              </w:rPr>
              <w:t>其中，</w:t>
            </w:r>
            <m:oMath>
              <m:r>
                <w:rPr>
                  <w:rFonts w:ascii="Cambria Math" w:hAnsi="Cambria Math" w:cs="Times New Roman"/>
                </w:rPr>
                <m:t>L</m:t>
              </m:r>
            </m:oMath>
            <w:r w:rsidR="00C60AE1">
              <w:rPr>
                <w:rFonts w:ascii="Times New Roman" w:hAnsi="Times New Roman" w:cs="Times New Roman" w:hint="eastAsia"/>
              </w:rPr>
              <w:t xml:space="preserve"> </w:t>
            </w:r>
            <w:r w:rsidRPr="00BC39CE">
              <w:rPr>
                <w:rFonts w:ascii="Times New Roman" w:hAnsi="Times New Roman" w:cs="Times New Roman"/>
              </w:rPr>
              <w:t>表示输入</w:t>
            </w:r>
            <w:r w:rsidRPr="00BC39CE">
              <w:rPr>
                <w:rFonts w:ascii="Times New Roman" w:hAnsi="Times New Roman" w:cs="Times New Roman"/>
              </w:rPr>
              <w:t>prompt</w:t>
            </w:r>
            <w:r w:rsidRPr="00BC39CE">
              <w:rPr>
                <w:rFonts w:ascii="Times New Roman" w:hAnsi="Times New Roman" w:cs="Times New Roman"/>
              </w:rPr>
              <w:t>长度，</w:t>
            </w:r>
            <m:oMath>
              <m:r>
                <w:rPr>
                  <w:rFonts w:ascii="Cambria Math" w:hAnsi="Cambria Math" w:cs="Times New Roman"/>
                </w:rPr>
                <m:t>M</m:t>
              </m:r>
            </m:oMath>
            <w:r w:rsidR="00C60AE1">
              <w:rPr>
                <w:rFonts w:ascii="Times New Roman" w:hAnsi="Times New Roman" w:cs="Times New Roman" w:hint="eastAsia"/>
              </w:rPr>
              <w:t xml:space="preserve"> </w:t>
            </w:r>
            <w:r w:rsidRPr="00BC39CE">
              <w:rPr>
                <w:rFonts w:ascii="Times New Roman" w:hAnsi="Times New Roman" w:cs="Times New Roman"/>
              </w:rPr>
              <w:t>表示输出</w:t>
            </w:r>
            <w:r w:rsidRPr="00BC39CE">
              <w:rPr>
                <w:rFonts w:ascii="Times New Roman" w:hAnsi="Times New Roman" w:cs="Times New Roman" w:hint="eastAsia"/>
              </w:rPr>
              <w:t>t</w:t>
            </w:r>
            <w:r w:rsidRPr="00BC39CE">
              <w:rPr>
                <w:rFonts w:ascii="Times New Roman" w:hAnsi="Times New Roman" w:cs="Times New Roman"/>
              </w:rPr>
              <w:t>oken</w:t>
            </w:r>
            <w:r w:rsidRPr="00BC39CE">
              <w:rPr>
                <w:rFonts w:ascii="Times New Roman" w:hAnsi="Times New Roman" w:cs="Times New Roman"/>
              </w:rPr>
              <w:t>上限。设模型与并行配置表示为</w:t>
            </w:r>
            <w:r>
              <w:rPr>
                <w:rFonts w:ascii="Times New Roman" w:hAnsi="Times New Roman" w:cs="Times New Roman" w:hint="eastAsia"/>
              </w:rPr>
              <w:t>：</w:t>
            </w:r>
          </w:p>
          <w:p w14:paraId="3C2420D9" w14:textId="78D5967C"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cs="Times New Roman"/>
                      </w:rPr>
                      <m:t>c</m:t>
                    </m:r>
                    <m:r>
                      <w:rPr>
                        <w:rStyle w:val="mrel"/>
                        <w:rFonts w:ascii="Cambria Math" w:hAnsi="Cambria Math" w:cs="Times New Roman"/>
                      </w:rPr>
                      <m:t>=</m:t>
                    </m:r>
                    <m:r>
                      <w:rPr>
                        <w:rStyle w:val="mopen"/>
                        <w:rFonts w:ascii="Cambria Math" w:hAnsi="Cambria Math" w:cs="Times New Roman"/>
                      </w:rPr>
                      <m:t>(</m:t>
                    </m:r>
                    <m:r>
                      <m:rPr>
                        <m:sty m:val="p"/>
                      </m:rPr>
                      <w:rPr>
                        <w:rStyle w:val="mord"/>
                        <w:rFonts w:ascii="Cambria Math" w:hAnsi="Cambria Math" w:cs="Times New Roman"/>
                      </w:rPr>
                      <m:t>model</m:t>
                    </m:r>
                    <m:r>
                      <m:rPr>
                        <m:sty m:val="p"/>
                      </m:rPr>
                      <w:rPr>
                        <w:rStyle w:val="mpunct"/>
                        <w:rFonts w:ascii="Cambria Math" w:hAnsi="Cambria Math" w:cs="Times New Roman"/>
                      </w:rPr>
                      <m:t>,</m:t>
                    </m:r>
                    <m:r>
                      <m:rPr>
                        <m:sty m:val="p"/>
                      </m:rPr>
                      <w:rPr>
                        <w:rStyle w:val="mspace"/>
                        <w:rFonts w:ascii="Cambria Math" w:hAnsi="Cambria Math" w:cs="Times New Roman"/>
                      </w:rPr>
                      <m:t> </m:t>
                    </m:r>
                    <m:r>
                      <m:rPr>
                        <m:sty m:val="p"/>
                      </m:rPr>
                      <w:rPr>
                        <w:rStyle w:val="mord"/>
                        <w:rFonts w:ascii="Cambria Math" w:hAnsi="Cambria Math" w:cs="Times New Roman"/>
                      </w:rPr>
                      <m:t>parallel_form</m:t>
                    </m:r>
                    <m:r>
                      <m:rPr>
                        <m:sty m:val="p"/>
                      </m:rPr>
                      <w:rPr>
                        <w:rStyle w:val="mpunct"/>
                        <w:rFonts w:ascii="Cambria Math" w:hAnsi="Cambria Math" w:cs="Times New Roman"/>
                      </w:rPr>
                      <m:t>,</m:t>
                    </m:r>
                    <m:r>
                      <m:rPr>
                        <m:sty m:val="p"/>
                      </m:rPr>
                      <w:rPr>
                        <w:rStyle w:val="mspace"/>
                        <w:rFonts w:ascii="Cambria Math" w:hAnsi="Cambria Math" w:cs="Times New Roman"/>
                      </w:rPr>
                      <m:t> </m:t>
                    </m:r>
                    <m:r>
                      <m:rPr>
                        <m:sty m:val="p"/>
                      </m:rPr>
                      <w:rPr>
                        <w:rStyle w:val="mord"/>
                        <w:rFonts w:ascii="Cambria Math" w:hAnsi="Cambria Math" w:cs="Times New Roman"/>
                      </w:rPr>
                      <m:t>parallel_size</m:t>
                    </m:r>
                    <m:r>
                      <w:rPr>
                        <w:rStyle w:val="mord"/>
                        <w:rFonts w:ascii="Cambria Math" w:hAnsi="Cambria Math" w:cs="Times New Roman"/>
                      </w:rPr>
                      <m:t>)</m:t>
                    </m:r>
                    <m:r>
                      <w:rPr>
                        <w:rFonts w:ascii="Cambria Math" w:hAnsi="Cambria Math"/>
                      </w:rPr>
                      <m:t>#</m:t>
                    </m:r>
                    <m:d>
                      <m:dPr>
                        <m:ctrlPr>
                          <w:rPr>
                            <w:rFonts w:ascii="Cambria Math" w:hAnsi="Cambria Math"/>
                            <w:bCs/>
                            <w:i/>
                          </w:rPr>
                        </m:ctrlPr>
                      </m:dPr>
                      <m:e>
                        <m:r>
                          <w:rPr>
                            <w:rFonts w:ascii="Cambria Math" w:hAnsi="Cambria Math"/>
                          </w:rPr>
                          <m:t>2</m:t>
                        </m:r>
                      </m:e>
                    </m:d>
                  </m:e>
                </m:eqArr>
              </m:oMath>
            </m:oMathPara>
          </w:p>
          <w:p w14:paraId="21F2CE1F" w14:textId="52A46D37" w:rsidR="00741111" w:rsidRPr="00741111" w:rsidRDefault="00BC39CE" w:rsidP="00AE007B">
            <w:pPr>
              <w:spacing w:line="360" w:lineRule="auto"/>
              <w:ind w:firstLineChars="200" w:firstLine="480"/>
            </w:pPr>
            <w:r>
              <w:t>其中，</w:t>
            </w:r>
            <m:oMath>
              <m:r>
                <m:rPr>
                  <m:sty m:val="p"/>
                </m:rPr>
                <w:rPr>
                  <w:rStyle w:val="mord"/>
                  <w:rFonts w:ascii="Cambria Math" w:hAnsi="Cambria Math" w:cs="Times New Roman"/>
                </w:rPr>
                <m:t>parallel_form</m:t>
              </m:r>
            </m:oMath>
            <w:r>
              <w:t>对应</w:t>
            </w:r>
            <w:r w:rsidRPr="00BC39CE">
              <w:rPr>
                <w:rFonts w:ascii="Times New Roman" w:hAnsi="Times New Roman" w:cs="Times New Roman"/>
              </w:rPr>
              <w:t xml:space="preserve"> TP</w:t>
            </w:r>
            <w:r w:rsidRPr="00BC39CE">
              <w:rPr>
                <w:rFonts w:ascii="Times New Roman" w:hAnsi="Times New Roman" w:cs="Times New Roman"/>
              </w:rPr>
              <w:t>、</w:t>
            </w:r>
            <w:r w:rsidRPr="00BC39CE">
              <w:rPr>
                <w:rFonts w:ascii="Times New Roman" w:hAnsi="Times New Roman" w:cs="Times New Roman"/>
              </w:rPr>
              <w:t>PP</w:t>
            </w:r>
            <w:r w:rsidRPr="00BC39CE">
              <w:rPr>
                <w:rFonts w:ascii="Times New Roman" w:hAnsi="Times New Roman" w:cs="Times New Roman"/>
              </w:rPr>
              <w:t>、</w:t>
            </w:r>
            <w:r w:rsidRPr="00BC39CE">
              <w:rPr>
                <w:rFonts w:ascii="Times New Roman" w:hAnsi="Times New Roman" w:cs="Times New Roman"/>
              </w:rPr>
              <w:t>PD</w:t>
            </w:r>
            <w:r>
              <w:rPr>
                <w:rFonts w:hint="eastAsia"/>
              </w:rPr>
              <w:t>分离</w:t>
            </w:r>
            <w:r>
              <w:t>并行形式，</w:t>
            </w:r>
            <m:oMath>
              <m:r>
                <m:rPr>
                  <m:sty m:val="p"/>
                </m:rPr>
                <w:rPr>
                  <w:rStyle w:val="mord"/>
                  <w:rFonts w:ascii="Cambria Math" w:hAnsi="Cambria Math" w:cs="Times New Roman"/>
                </w:rPr>
                <m:t>parallel_size</m:t>
              </m:r>
            </m:oMath>
            <w:r>
              <w:t>表示并行规模。设候选部署拓扑为</w:t>
            </w:r>
            <w:r w:rsidR="00917692">
              <w:rPr>
                <w:rFonts w:hint="eastAsia"/>
              </w:rPr>
              <w:t xml:space="preserve"> </w:t>
            </w:r>
            <m:oMath>
              <m:r>
                <w:rPr>
                  <w:rFonts w:ascii="Cambria Math" w:hAnsi="Cambria Math"/>
                </w:rPr>
                <m:t>π</m:t>
              </m:r>
            </m:oMath>
            <w:r>
              <w:t>。本研究的目标是构造通信代价估计函数</w:t>
            </w:r>
            <w:r w:rsidR="00AE007B">
              <w:rPr>
                <w:rFonts w:hint="eastAsia"/>
              </w:rPr>
              <w:t xml:space="preserve"> </w:t>
            </w:r>
            <m:oMath>
              <m:sSub>
                <m:sSubPr>
                  <m:ctrlPr>
                    <w:rPr>
                      <w:rFonts w:ascii="Cambria Math" w:hAnsi="Cambria Math"/>
                      <w:i/>
                    </w:rPr>
                  </m:ctrlPr>
                </m:sSubPr>
                <m:e>
                  <m:r>
                    <w:rPr>
                      <w:rFonts w:ascii="Cambria Math" w:hAnsi="Cambria Math"/>
                    </w:rPr>
                    <m:t>T</m:t>
                  </m:r>
                </m:e>
                <m:sub>
                  <m:r>
                    <m:rPr>
                      <m:sty m:val="p"/>
                    </m:rPr>
                    <w:rPr>
                      <w:rFonts w:ascii="Cambria Math" w:hAnsi="Cambria Math"/>
                    </w:rPr>
                    <m:t>comm</m:t>
                  </m:r>
                </m:sub>
              </m:sSub>
              <m:d>
                <m:dPr>
                  <m:ctrlPr>
                    <w:rPr>
                      <w:rFonts w:ascii="Cambria Math" w:hAnsi="Cambria Math"/>
                      <w:i/>
                    </w:rPr>
                  </m:ctrlPr>
                </m:dPr>
                <m:e>
                  <m:r>
                    <w:rPr>
                      <w:rFonts w:ascii="Cambria Math" w:hAnsi="Cambria Math"/>
                    </w:rPr>
                    <m:t>w,c,π</m:t>
                  </m:r>
                </m:e>
              </m:d>
            </m:oMath>
            <w:r w:rsidR="00AE007B">
              <w:rPr>
                <w:rFonts w:hint="eastAsia"/>
                <w:iCs/>
              </w:rPr>
              <w:t>，</w:t>
            </w:r>
            <w:r w:rsidR="006D47C4">
              <w:rPr>
                <w:rFonts w:hint="eastAsia"/>
              </w:rPr>
              <w:t>反映</w:t>
            </w:r>
            <w:r w:rsidR="006D47C4">
              <w:rPr>
                <w:rFonts w:ascii="Times New Roman" w:hAnsi="Times New Roman" w:cs="Times New Roman" w:hint="eastAsia"/>
              </w:rPr>
              <w:t>工作负载</w:t>
            </w:r>
            <w:r w:rsidR="00AE007B">
              <w:t>规模变化所导致的通信模式变化，以及这些变化在不同部署拓扑上的代价差异。</w:t>
            </w:r>
          </w:p>
          <w:p w14:paraId="550DC72A" w14:textId="4A1D02FE" w:rsidR="005E5799" w:rsidRPr="0092049B" w:rsidRDefault="00AE007B" w:rsidP="005E5799">
            <w:pPr>
              <w:spacing w:line="360" w:lineRule="auto"/>
              <w:rPr>
                <w:b/>
                <w:bCs/>
              </w:rPr>
            </w:pPr>
            <w:r>
              <w:rPr>
                <w:rFonts w:hint="eastAsia"/>
                <w:b/>
                <w:bCs/>
              </w:rPr>
              <w:t xml:space="preserve">4.1.1 </w:t>
            </w:r>
            <w:r w:rsidR="00BC39CE">
              <w:rPr>
                <w:rFonts w:hint="eastAsia"/>
                <w:b/>
                <w:bCs/>
              </w:rPr>
              <w:t>面</w:t>
            </w:r>
            <w:r w:rsidR="00A408C6" w:rsidRPr="00A408C6">
              <w:rPr>
                <w:b/>
                <w:bCs/>
              </w:rPr>
              <w:t>向工作负载的拓扑无关通信需求</w:t>
            </w:r>
            <w:r w:rsidR="00604E09">
              <w:rPr>
                <w:rFonts w:hint="eastAsia"/>
                <w:b/>
                <w:bCs/>
              </w:rPr>
              <w:t>分析</w:t>
            </w:r>
          </w:p>
          <w:p w14:paraId="69819CCA" w14:textId="2DC0FABD" w:rsidR="00AE007B" w:rsidRDefault="00AE007B" w:rsidP="005E5799">
            <w:pPr>
              <w:spacing w:line="360" w:lineRule="auto"/>
              <w:ind w:firstLineChars="200" w:firstLine="480"/>
              <w:rPr>
                <w:rFonts w:ascii="Times New Roman" w:hAnsi="Times New Roman" w:cs="Times New Roman"/>
              </w:rPr>
            </w:pPr>
            <w:r w:rsidRPr="00AE007B">
              <w:rPr>
                <w:rFonts w:ascii="Times New Roman" w:hAnsi="Times New Roman" w:cs="Times New Roman"/>
              </w:rPr>
              <w:t>第一阶段关注的问题是在不引入具体网络拓扑代价的前提下，给定</w:t>
            </w:r>
            <w:r w:rsidR="006D47C4">
              <w:rPr>
                <w:rFonts w:ascii="Times New Roman" w:hAnsi="Times New Roman" w:cs="Times New Roman" w:hint="eastAsia"/>
              </w:rPr>
              <w:t>工作负载</w:t>
            </w:r>
            <w:r w:rsidRPr="00AE007B">
              <w:rPr>
                <w:rFonts w:ascii="Times New Roman" w:hAnsi="Times New Roman" w:cs="Times New Roman"/>
              </w:rPr>
              <w:t>在特定模型配置与并行方式下会产生怎样的通信需求。为此，本</w:t>
            </w:r>
            <w:r>
              <w:rPr>
                <w:rFonts w:ascii="Times New Roman" w:hAnsi="Times New Roman" w:cs="Times New Roman" w:hint="eastAsia"/>
              </w:rPr>
              <w:t>阶段</w:t>
            </w:r>
            <w:r w:rsidRPr="00AE007B">
              <w:rPr>
                <w:rFonts w:ascii="Times New Roman" w:hAnsi="Times New Roman" w:cs="Times New Roman"/>
              </w:rPr>
              <w:t>将推理过程划分为</w:t>
            </w:r>
            <w:r w:rsidRPr="00AE007B">
              <w:rPr>
                <w:rFonts w:ascii="Times New Roman" w:hAnsi="Times New Roman" w:cs="Times New Roman"/>
              </w:rPr>
              <w:t>Prefill</w:t>
            </w:r>
            <w:r w:rsidRPr="00AE007B">
              <w:rPr>
                <w:rFonts w:ascii="Times New Roman" w:hAnsi="Times New Roman" w:cs="Times New Roman"/>
              </w:rPr>
              <w:t>与</w:t>
            </w:r>
            <w:r w:rsidRPr="00AE007B">
              <w:rPr>
                <w:rFonts w:ascii="Times New Roman" w:hAnsi="Times New Roman" w:cs="Times New Roman"/>
              </w:rPr>
              <w:t>Decode</w:t>
            </w:r>
            <w:r w:rsidRPr="00AE007B">
              <w:rPr>
                <w:rFonts w:ascii="Times New Roman" w:hAnsi="Times New Roman" w:cs="Times New Roman"/>
              </w:rPr>
              <w:t>两个阶段，并在每个阶段内部进一步按消息尺度进行分桶，以保留通信规模结构对性能的影响。设消息桶集合为</w:t>
            </w:r>
            <w:r>
              <w:rPr>
                <w:rFonts w:ascii="Times New Roman" w:hAnsi="Times New Roman" w:cs="Times New Roman" w:hint="eastAsia"/>
              </w:rPr>
              <w:t>：</w:t>
            </w:r>
          </w:p>
          <w:p w14:paraId="16D172A0" w14:textId="1EC5250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rel"/>
                        <w:rFonts w:ascii="Cambria Math" w:hAnsi="Cambria Math" w:hint="eastAsia"/>
                      </w:rPr>
                      <m:t>U=</m:t>
                    </m:r>
                    <m:r>
                      <w:rPr>
                        <w:rStyle w:val="mopen"/>
                        <w:rFonts w:ascii="Cambria Math" w:hAnsi="Cambria Math"/>
                      </w:rPr>
                      <m:t>{</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r>
                      <m:rPr>
                        <m:sty m:val="p"/>
                      </m:rPr>
                      <w:rPr>
                        <w:rStyle w:val="mpunct"/>
                        <w:rFonts w:ascii="Cambria Math" w:hAnsi="Cambria Math"/>
                      </w:rPr>
                      <m:t>,</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r>
                      <m:rPr>
                        <m:sty m:val="p"/>
                      </m:rPr>
                      <w:rPr>
                        <w:rStyle w:val="mpunct"/>
                        <w:rFonts w:ascii="Cambria Math" w:hAnsi="Cambria Math"/>
                      </w:rPr>
                      <m:t xml:space="preserve">, </m:t>
                    </m:r>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r>
                      <w:rPr>
                        <w:rFonts w:ascii="Cambria Math" w:hAnsi="Cambria Math"/>
                      </w:rPr>
                      <m:t>}#</m:t>
                    </m:r>
                    <m:d>
                      <m:dPr>
                        <m:ctrlPr>
                          <w:rPr>
                            <w:rFonts w:ascii="Cambria Math" w:hAnsi="Cambria Math"/>
                            <w:bCs/>
                            <w:i/>
                          </w:rPr>
                        </m:ctrlPr>
                      </m:dPr>
                      <m:e>
                        <m:r>
                          <w:rPr>
                            <w:rFonts w:ascii="Cambria Math" w:hAnsi="Cambria Math"/>
                          </w:rPr>
                          <m:t>3</m:t>
                        </m:r>
                      </m:e>
                    </m:d>
                  </m:e>
                </m:eqArr>
              </m:oMath>
            </m:oMathPara>
          </w:p>
          <w:p w14:paraId="490B3072" w14:textId="24B7F186" w:rsidR="00AE007B" w:rsidRDefault="00C60AE1" w:rsidP="00AE007B">
            <w:pPr>
              <w:spacing w:line="360" w:lineRule="auto"/>
              <w:ind w:firstLineChars="200" w:firstLine="480"/>
            </w:pPr>
            <w:r>
              <w:rPr>
                <w:rFonts w:hint="eastAsia"/>
              </w:rPr>
              <w:t xml:space="preserve">其中 </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oMath>
            <w:r>
              <w:rPr>
                <w:rStyle w:val="mord"/>
                <w:rFonts w:hint="eastAsia"/>
                <w:iCs/>
              </w:rPr>
              <w:t>、</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oMath>
            <w:r>
              <w:rPr>
                <w:rStyle w:val="mord"/>
                <w:rFonts w:hint="eastAsia"/>
                <w:iCs/>
              </w:rPr>
              <w:t>、</w:t>
            </w:r>
            <m:oMath>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oMath>
            <w:r>
              <w:rPr>
                <w:rStyle w:val="mord"/>
                <w:rFonts w:hint="eastAsia"/>
                <w:iCs/>
              </w:rPr>
              <w:t xml:space="preserve"> 分别表示小消息、中等消息和大消息三个消息尺度区间。</w:t>
            </w:r>
            <w:r w:rsidR="00AE007B">
              <w:rPr>
                <w:rFonts w:hint="eastAsia"/>
              </w:rPr>
              <w:t>定</w:t>
            </w:r>
            <w:r w:rsidR="00AE007B">
              <w:t>义桶划分函数</w:t>
            </w:r>
            <w:r w:rsidR="00AE007B">
              <w:rPr>
                <w:rFonts w:hint="eastAsia"/>
              </w:rPr>
              <w:t>：</w:t>
            </w:r>
          </w:p>
          <w:p w14:paraId="4E4C72DF" w14:textId="029F19F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Fonts w:ascii="Cambria Math" w:hAnsi="Cambria Math" w:cs="Times New Roman"/>
                      </w:rPr>
                      <m:t xml:space="preserve">g(m) = </m:t>
                    </m:r>
                    <m:d>
                      <m:dPr>
                        <m:begChr m:val="{"/>
                        <m:endChr m:val=""/>
                        <m:ctrlPr>
                          <w:rPr>
                            <w:rFonts w:ascii="Cambria Math" w:hAnsi="Cambria Math" w:cs="Times New Roman"/>
                            <w:i/>
                          </w:rPr>
                        </m:ctrlPr>
                      </m:dPr>
                      <m:e>
                        <m:r>
                          <w:rPr>
                            <w:rFonts w:ascii="Cambria Math" w:hAnsi="Cambria Math" w:cs="Times New Roman"/>
                          </w:rPr>
                          <m:t xml:space="preserve"> </m:t>
                        </m:r>
                        <m:eqArr>
                          <m:eqArrPr>
                            <m:ctrlPr>
                              <w:rPr>
                                <w:rFonts w:ascii="Cambria Math" w:hAnsi="Cambria Math" w:cs="Times New Roman"/>
                                <w:i/>
                              </w:rPr>
                            </m:ctrlPr>
                          </m:eqArrPr>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1</m:t>
                                </m:r>
                              </m:sub>
                            </m:sSub>
                            <m:r>
                              <w:rPr>
                                <w:rFonts w:ascii="Cambria Math" w:hAnsi="Cambria Math" w:cs="Times New Roman"/>
                              </w:rPr>
                              <m:t>,                       m&lt;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e>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&lt;m&lt;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e>
                            <m:sSub>
                              <m:sSubPr>
                                <m:ctrlPr>
                                  <w:rPr>
                                    <w:rStyle w:val="mord"/>
                                    <w:rFonts w:ascii="Cambria Math" w:hAnsi="Cambria Math"/>
                                    <w:iCs/>
                                  </w:rPr>
                                </m:ctrlPr>
                              </m:sSubPr>
                              <m:e>
                                <m:r>
                                  <w:rPr>
                                    <w:rStyle w:val="mord"/>
                                    <w:rFonts w:ascii="Cambria Math" w:hAnsi="Cambria Math" w:hint="eastAsia"/>
                                  </w:rPr>
                                  <m:t>U</m:t>
                                </m:r>
                              </m:e>
                              <m:sub>
                                <m:r>
                                  <w:rPr>
                                    <w:rStyle w:val="mord"/>
                                    <w:rFonts w:ascii="Cambria Math" w:hAnsi="Cambria Math"/>
                                  </w:rPr>
                                  <m:t>3</m:t>
                                </m:r>
                              </m:sub>
                            </m:sSub>
                            <m:r>
                              <w:rPr>
                                <w:rFonts w:ascii="Cambria Math" w:hAnsi="Cambria Math" w:cs="Times New Roman"/>
                              </w:rPr>
                              <m:t>,                       m&gt;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e>
                        </m:eqArr>
                      </m:e>
                    </m:d>
                    <m:r>
                      <w:rPr>
                        <w:rFonts w:ascii="Cambria Math" w:hAnsi="Cambria Math"/>
                      </w:rPr>
                      <m:t>#</m:t>
                    </m:r>
                    <m:d>
                      <m:dPr>
                        <m:ctrlPr>
                          <w:rPr>
                            <w:rFonts w:ascii="Cambria Math" w:hAnsi="Cambria Math"/>
                            <w:bCs/>
                            <w:i/>
                          </w:rPr>
                        </m:ctrlPr>
                      </m:dPr>
                      <m:e>
                        <m:r>
                          <w:rPr>
                            <w:rFonts w:ascii="Cambria Math" w:hAnsi="Cambria Math"/>
                          </w:rPr>
                          <m:t>4</m:t>
                        </m:r>
                      </m:e>
                    </m:d>
                  </m:e>
                </m:eqArr>
              </m:oMath>
            </m:oMathPara>
          </w:p>
          <w:p w14:paraId="5BC45598" w14:textId="7CE21BED" w:rsidR="00AE007B" w:rsidRDefault="00AE007B" w:rsidP="005E5799">
            <w:pPr>
              <w:spacing w:line="360" w:lineRule="auto"/>
              <w:ind w:firstLineChars="200" w:firstLine="480"/>
            </w:pPr>
            <w:r>
              <w:lastRenderedPageBreak/>
              <w:t>其中，</w:t>
            </w:r>
            <m:oMath>
              <m:r>
                <w:rPr>
                  <w:rFonts w:ascii="Cambria Math" w:hAnsi="Cambria Math"/>
                </w:rPr>
                <m:t>m</m:t>
              </m:r>
            </m:oMath>
            <w:r>
              <w:t xml:space="preserve"> 表示单次通信事件的逻辑消息大小。采用分桶机制的目的在于</w:t>
            </w:r>
            <w:r w:rsidR="009B75DB">
              <w:t>进一步保留不同消息尺度下的结构性差异,</w:t>
            </w:r>
            <w:r>
              <w:t>避免仅以通信总量描述</w:t>
            </w:r>
            <w:r w:rsidR="006D47C4">
              <w:rPr>
                <w:rFonts w:ascii="Times New Roman" w:hAnsi="Times New Roman" w:cs="Times New Roman" w:hint="eastAsia"/>
              </w:rPr>
              <w:t>工作负载</w:t>
            </w:r>
            <w:r>
              <w:t>。</w:t>
            </w:r>
          </w:p>
          <w:p w14:paraId="0B5945A9" w14:textId="62AF1AE3" w:rsidR="009B75DB" w:rsidRDefault="009B75DB" w:rsidP="005E5799">
            <w:pPr>
              <w:spacing w:line="360" w:lineRule="auto"/>
              <w:ind w:firstLineChars="200" w:firstLine="480"/>
            </w:pPr>
            <w:r>
              <w:t>事件级别上，对每条</w:t>
            </w:r>
            <w:r>
              <w:rPr>
                <w:rFonts w:hint="eastAsia"/>
              </w:rPr>
              <w:t>通信</w:t>
            </w:r>
            <w:r>
              <w:t>事件定义为</w:t>
            </w:r>
            <w:r>
              <w:rPr>
                <w:rFonts w:hint="eastAsia"/>
              </w:rPr>
              <w:t>：</w:t>
            </w:r>
          </w:p>
          <w:p w14:paraId="20E8F744" w14:textId="116E48E2"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r>
                      <w:rPr>
                        <w:rStyle w:val="mord"/>
                        <w:rFonts w:ascii="Cambria Math" w:hAnsi="Cambria Math"/>
                      </w:rPr>
                      <m:t>e</m:t>
                    </m:r>
                    <m:r>
                      <w:rPr>
                        <w:rStyle w:val="mrel"/>
                        <w:rFonts w:ascii="Cambria Math" w:hAnsi="Cambria Math"/>
                      </w:rPr>
                      <m:t>=</m:t>
                    </m:r>
                    <m:d>
                      <m:dPr>
                        <m:ctrlPr>
                          <w:rPr>
                            <w:rStyle w:val="mopen"/>
                            <w:rFonts w:ascii="Cambria Math" w:hAnsi="Cambria Math"/>
                            <w:i/>
                            <w:iCs/>
                          </w:rPr>
                        </m:ctrlPr>
                      </m:dPr>
                      <m:e>
                        <m:sSub>
                          <m:sSubPr>
                            <m:ctrlPr>
                              <w:rPr>
                                <w:rStyle w:val="mord"/>
                                <w:rFonts w:ascii="Cambria Math" w:hAnsi="Cambria Math" w:cs="Cambria"/>
                                <w:i/>
                                <w:iCs/>
                              </w:rPr>
                            </m:ctrlPr>
                          </m:sSubPr>
                          <m:e>
                            <m:r>
                              <w:rPr>
                                <w:rStyle w:val="mord"/>
                                <w:rFonts w:ascii="Cambria Math" w:hAnsi="Cambria Math" w:cs="Cambria"/>
                              </w:rPr>
                              <m:t>ϕ</m:t>
                            </m:r>
                            <m:ctrlPr>
                              <w:rPr>
                                <w:rStyle w:val="mopen"/>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sSub>
                          <m:sSubPr>
                            <m:ctrlPr>
                              <w:rPr>
                                <w:rStyle w:val="mord"/>
                                <w:rFonts w:ascii="Cambria Math" w:hAnsi="Cambria Math"/>
                                <w:i/>
                                <w:iCs/>
                              </w:rPr>
                            </m:ctrlPr>
                          </m:sSubPr>
                          <m:e>
                            <m:r>
                              <w:rPr>
                                <w:rStyle w:val="mord"/>
                                <w:rFonts w:ascii="Cambria Math" w:hAnsi="Cambria Math"/>
                              </w:rPr>
                              <m:t>o</m:t>
                            </m:r>
                            <m:ctrlPr>
                              <w:rPr>
                                <w:rStyle w:val="mpunct"/>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sSub>
                          <m:sSubPr>
                            <m:ctrlPr>
                              <w:rPr>
                                <w:rStyle w:val="mord"/>
                                <w:rFonts w:ascii="Cambria Math" w:hAnsi="Cambria Math"/>
                                <w:i/>
                                <w:iCs/>
                              </w:rPr>
                            </m:ctrlPr>
                          </m:sSubPr>
                          <m:e>
                            <m:r>
                              <w:rPr>
                                <w:rStyle w:val="mord"/>
                                <w:rFonts w:ascii="Cambria Math" w:hAnsi="Cambria Math"/>
                              </w:rPr>
                              <m:t>m</m:t>
                            </m:r>
                            <m:ctrlPr>
                              <w:rPr>
                                <w:rStyle w:val="mpunct"/>
                                <w:rFonts w:ascii="Cambria Math" w:hAnsi="Cambria Math"/>
                                <w:i/>
                                <w:iCs/>
                              </w:rPr>
                            </m:ctrlPr>
                          </m:e>
                          <m:sub>
                            <m:r>
                              <w:rPr>
                                <w:rStyle w:val="mord"/>
                                <w:rFonts w:ascii="Cambria Math" w:hAnsi="Cambria Math"/>
                              </w:rPr>
                              <m:t>e</m:t>
                            </m:r>
                          </m:sub>
                        </m:sSub>
                        <m:r>
                          <w:rPr>
                            <w:rStyle w:val="vlist-s"/>
                            <w:rFonts w:ascii="Cambria Math" w:hAnsi="Cambria Math" w:cs="Times New Roman"/>
                          </w:rPr>
                          <m:t>​</m:t>
                        </m:r>
                        <m:r>
                          <w:rPr>
                            <w:rStyle w:val="mpunct"/>
                            <w:rFonts w:ascii="Cambria Math" w:hAnsi="Cambria Math"/>
                          </w:rPr>
                          <m:t>,</m:t>
                        </m:r>
                        <m:r>
                          <w:rPr>
                            <w:rStyle w:val="mord"/>
                            <w:rFonts w:ascii="Cambria Math" w:hAnsi="Cambria Math"/>
                          </w:rPr>
                          <m:t>p</m:t>
                        </m:r>
                        <m:ctrlPr>
                          <w:rPr>
                            <w:rStyle w:val="mclose"/>
                            <w:rFonts w:ascii="Cambria Math" w:hAnsi="Cambria Math"/>
                            <w:i/>
                            <w:iCs/>
                          </w:rPr>
                        </m:ctrlPr>
                      </m:e>
                    </m:d>
                    <m:r>
                      <w:rPr>
                        <w:rFonts w:ascii="Cambria Math" w:hAnsi="Cambria Math"/>
                      </w:rPr>
                      <m:t>#</m:t>
                    </m:r>
                    <m:d>
                      <m:dPr>
                        <m:ctrlPr>
                          <w:rPr>
                            <w:rFonts w:ascii="Cambria Math" w:hAnsi="Cambria Math"/>
                            <w:bCs/>
                            <w:i/>
                          </w:rPr>
                        </m:ctrlPr>
                      </m:dPr>
                      <m:e>
                        <m:r>
                          <w:rPr>
                            <w:rFonts w:ascii="Cambria Math" w:hAnsi="Cambria Math"/>
                          </w:rPr>
                          <m:t>5</m:t>
                        </m:r>
                      </m:e>
                    </m:d>
                  </m:e>
                </m:eqArr>
              </m:oMath>
            </m:oMathPara>
          </w:p>
          <w:p w14:paraId="42784954" w14:textId="0315564C" w:rsidR="009B75DB" w:rsidRDefault="009B75DB" w:rsidP="005E5799">
            <w:pPr>
              <w:spacing w:line="360" w:lineRule="auto"/>
              <w:ind w:firstLineChars="200" w:firstLine="480"/>
            </w:pPr>
            <w:r>
              <w:t>其中，</w:t>
            </w:r>
            <m:oMath>
              <m:sSub>
                <m:sSubPr>
                  <m:ctrlPr>
                    <w:rPr>
                      <w:rFonts w:ascii="Cambria Math" w:hAnsi="Cambria Math"/>
                    </w:rPr>
                  </m:ctrlPr>
                </m:sSubPr>
                <m:e>
                  <m:r>
                    <w:rPr>
                      <w:rFonts w:ascii="Cambria Math" w:hAnsi="Cambria Math"/>
                    </w:rPr>
                    <m:t>ϕ</m:t>
                  </m:r>
                </m:e>
                <m:sub>
                  <m:r>
                    <w:rPr>
                      <w:rFonts w:ascii="Cambria Math" w:hAnsi="Cambria Math"/>
                    </w:rPr>
                    <m:t>e</m:t>
                  </m:r>
                </m:sub>
              </m:sSub>
            </m:oMath>
            <w:r>
              <w:t xml:space="preserve"> 表示事件所属推理阶段，</w:t>
            </w:r>
            <m:oMath>
              <m:sSub>
                <m:sSubPr>
                  <m:ctrlPr>
                    <w:rPr>
                      <w:rFonts w:ascii="Cambria Math" w:hAnsi="Cambria Math"/>
                    </w:rPr>
                  </m:ctrlPr>
                </m:sSubPr>
                <m:e>
                  <m:r>
                    <w:rPr>
                      <w:rFonts w:ascii="Cambria Math" w:hAnsi="Cambria Math"/>
                    </w:rPr>
                    <m:t>o</m:t>
                  </m:r>
                </m:e>
                <m:sub>
                  <m:r>
                    <w:rPr>
                      <w:rFonts w:ascii="Cambria Math" w:hAnsi="Cambria Math"/>
                    </w:rPr>
                    <m:t>e</m:t>
                  </m:r>
                </m:sub>
              </m:sSub>
            </m:oMath>
            <w:r>
              <w:t xml:space="preserve"> 表示通信原语类型，</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表示该事件的逻辑消息大小，</w:t>
            </w:r>
            <m:oMath>
              <m:r>
                <w:rPr>
                  <w:rFonts w:ascii="Cambria Math" w:hAnsi="Cambria Math"/>
                </w:rPr>
                <m:t>p</m:t>
              </m:r>
            </m:oMath>
            <w:r>
              <w:t xml:space="preserve"> 表示并行规模。考虑到逻辑消息大小并不直接等价于网络实际负担，本</w:t>
            </w:r>
            <w:r>
              <w:rPr>
                <w:rFonts w:hint="eastAsia"/>
              </w:rPr>
              <w:t>研究</w:t>
            </w:r>
            <w:r>
              <w:t xml:space="preserve">进一步引入两类事件级折算量：等效字节需求 </w:t>
            </w:r>
            <m:oMath>
              <m:sSubSup>
                <m:sSubSupPr>
                  <m:ctrlPr>
                    <w:rPr>
                      <w:rFonts w:ascii="Cambria Math" w:hAnsi="Cambria Math"/>
                    </w:rPr>
                  </m:ctrlPr>
                </m:sSubSupPr>
                <m:e>
                  <m:r>
                    <w:rPr>
                      <w:rFonts w:ascii="Cambria Math" w:hAnsi="Cambria Math"/>
                    </w:rPr>
                    <m:t>b</m:t>
                  </m:r>
                </m:e>
                <m:sub>
                  <m:r>
                    <w:rPr>
                      <w:rFonts w:ascii="Cambria Math" w:hAnsi="Cambria Math"/>
                    </w:rPr>
                    <m:t>e</m:t>
                  </m:r>
                </m:sub>
                <m:sup>
                  <m:r>
                    <w:rPr>
                      <w:rFonts w:ascii="Cambria Math" w:hAnsi="Cambria Math"/>
                    </w:rPr>
                    <m:t>eq</m:t>
                  </m:r>
                </m:sup>
              </m:sSubSup>
            </m:oMath>
            <w:r>
              <w:t xml:space="preserve">与等效轮次需求 </w:t>
            </w:r>
            <m:oMath>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eq</m:t>
                  </m:r>
                </m:sup>
              </m:sSubSup>
            </m:oMath>
            <w:r>
              <w:t>，并将其建模为通信原语类型与并行规模的函数：</w:t>
            </w:r>
          </w:p>
          <w:p w14:paraId="66503173" w14:textId="0CDA43AD"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Sup>
                      <m:sSubSupPr>
                        <m:ctrlPr>
                          <w:rPr>
                            <w:rFonts w:ascii="Cambria Math" w:hAnsi="Cambria Math"/>
                            <w:i/>
                          </w:rPr>
                        </m:ctrlPr>
                      </m:sSubSupPr>
                      <m:e>
                        <m:r>
                          <w:rPr>
                            <w:rFonts w:ascii="Cambria Math" w:hAnsi="Cambria Math"/>
                          </w:rPr>
                          <m:t>b</m:t>
                        </m:r>
                      </m:e>
                      <m:sub>
                        <m:r>
                          <w:rPr>
                            <w:rFonts w:ascii="Cambria Math" w:hAnsi="Cambria Math"/>
                          </w:rPr>
                          <m:t>e</m:t>
                        </m:r>
                      </m:sub>
                      <m:sup>
                        <m:r>
                          <w:rPr>
                            <w:rFonts w:ascii="Cambria Math" w:hAnsi="Cambria Math"/>
                          </w:rPr>
                          <m:t>eq</m:t>
                        </m:r>
                      </m:sup>
                    </m:sSubSup>
                    <m:r>
                      <w:rPr>
                        <w:rFonts w:ascii="Cambria Math" w:hAnsi="Cambria Math"/>
                      </w:rPr>
                      <m:t>=</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o</m:t>
                            </m:r>
                          </m:e>
                          <m:sub>
                            <m:r>
                              <w:rPr>
                                <w:rFonts w:ascii="Cambria Math" w:hAnsi="Cambria Math"/>
                              </w:rPr>
                              <m:t>e</m:t>
                            </m:r>
                          </m:sub>
                        </m:sSub>
                      </m:sub>
                    </m:sSub>
                    <m:d>
                      <m:dPr>
                        <m:ctrlPr>
                          <w:rPr>
                            <w:rFonts w:ascii="Cambria Math" w:hAnsi="Cambria Math"/>
                            <w:i/>
                          </w:rPr>
                        </m:ctrlPr>
                      </m:dPr>
                      <m:e>
                        <m:r>
                          <w:rPr>
                            <w:rFonts w:ascii="Cambria Math" w:hAnsi="Cambria Math"/>
                          </w:rPr>
                          <m:t>p</m:t>
                        </m:r>
                      </m:e>
                    </m:d>
                    <m:r>
                      <m:rPr>
                        <m:sty m:val="p"/>
                      </m:rPr>
                      <w:rPr>
                        <w:rFonts w:ascii="Cambria Math" w:hAnsi="Cambria Math" w:cs="Cambria Math"/>
                      </w:rPr>
                      <m:t>⋅</m:t>
                    </m:r>
                    <m:sSub>
                      <m:sSubPr>
                        <m:ctrlPr>
                          <w:rPr>
                            <w:rFonts w:ascii="Cambria Math" w:hAnsi="Cambria Math"/>
                            <w:i/>
                          </w:rPr>
                        </m:ctrlPr>
                      </m:sSubPr>
                      <m:e>
                        <m:r>
                          <w:rPr>
                            <w:rFonts w:ascii="Cambria Math" w:hAnsi="Cambria Math"/>
                          </w:rPr>
                          <m:t>m</m:t>
                        </m:r>
                        <m:ctrlPr>
                          <w:rPr>
                            <w:rFonts w:ascii="Cambria Math" w:hAnsi="Cambria Math" w:cs="Cambria Math"/>
                          </w:rPr>
                        </m:ctrlPr>
                      </m:e>
                      <m:sub>
                        <m:r>
                          <w:rPr>
                            <w:rFonts w:ascii="Cambria Math" w:hAnsi="Cambria Math"/>
                          </w:rPr>
                          <m:t>e</m:t>
                        </m:r>
                      </m:sub>
                    </m:sSub>
                    <m:r>
                      <w:rPr>
                        <w:rFonts w:ascii="Cambria Math" w:hAnsi="Cambria Math"/>
                      </w:rPr>
                      <m:t>#</m:t>
                    </m:r>
                    <m:d>
                      <m:dPr>
                        <m:ctrlPr>
                          <w:rPr>
                            <w:rFonts w:ascii="Cambria Math" w:hAnsi="Cambria Math"/>
                            <w:bCs/>
                            <w:i/>
                          </w:rPr>
                        </m:ctrlPr>
                      </m:dPr>
                      <m:e>
                        <m:r>
                          <w:rPr>
                            <w:rFonts w:ascii="Cambria Math" w:hAnsi="Cambria Math"/>
                          </w:rPr>
                          <m:t>6</m:t>
                        </m:r>
                      </m:e>
                    </m:d>
                  </m:e>
                </m:eqArr>
              </m:oMath>
            </m:oMathPara>
          </w:p>
          <w:p w14:paraId="4BB961AB" w14:textId="29A16FA7" w:rsidR="000A3081" w:rsidRPr="000A3081" w:rsidRDefault="00000000" w:rsidP="005E5799">
            <w:pPr>
              <w:spacing w:line="360" w:lineRule="auto"/>
              <w:ind w:firstLineChars="200" w:firstLine="480"/>
              <w:rPr>
                <w:rFonts w:ascii="Times New Roman" w:hAnsi="Times New Roman"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eq</m:t>
                        </m:r>
                      </m:sup>
                    </m:sSubSup>
                    <m:r>
                      <w:rPr>
                        <w:rFonts w:ascii="Cambria Math" w:hAnsi="Cambria Math"/>
                      </w:rPr>
                      <m:t>=</m:t>
                    </m:r>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o</m:t>
                            </m:r>
                          </m:e>
                          <m:sub>
                            <m:r>
                              <w:rPr>
                                <w:rFonts w:ascii="Cambria Math" w:hAnsi="Cambria Math"/>
                              </w:rPr>
                              <m:t>e</m:t>
                            </m:r>
                          </m:sub>
                        </m:sSub>
                      </m:sub>
                    </m:sSub>
                    <m:d>
                      <m:dPr>
                        <m:ctrlPr>
                          <w:rPr>
                            <w:rFonts w:ascii="Cambria Math" w:hAnsi="Cambria Math"/>
                            <w:i/>
                          </w:rPr>
                        </m:ctrlPr>
                      </m:dPr>
                      <m:e>
                        <m:r>
                          <w:rPr>
                            <w:rFonts w:ascii="Cambria Math" w:hAnsi="Cambria Math"/>
                          </w:rPr>
                          <m:t>p</m:t>
                        </m:r>
                      </m:e>
                    </m:d>
                    <m:r>
                      <w:rPr>
                        <w:rFonts w:ascii="Cambria Math" w:hAnsi="Cambria Math"/>
                      </w:rPr>
                      <m:t>#</m:t>
                    </m:r>
                    <m:d>
                      <m:dPr>
                        <m:ctrlPr>
                          <w:rPr>
                            <w:rFonts w:ascii="Cambria Math" w:hAnsi="Cambria Math"/>
                            <w:bCs/>
                            <w:i/>
                          </w:rPr>
                        </m:ctrlPr>
                      </m:dPr>
                      <m:e>
                        <m:r>
                          <w:rPr>
                            <w:rFonts w:ascii="Cambria Math" w:hAnsi="Cambria Math"/>
                          </w:rPr>
                          <m:t>7</m:t>
                        </m:r>
                      </m:e>
                    </m:d>
                  </m:e>
                </m:eqArr>
              </m:oMath>
            </m:oMathPara>
          </w:p>
          <w:p w14:paraId="06326317" w14:textId="2A8153A0" w:rsidR="009B75DB" w:rsidRDefault="009B75DB" w:rsidP="003A2401">
            <w:pPr>
              <w:spacing w:line="360" w:lineRule="auto"/>
              <w:ind w:firstLineChars="200" w:firstLine="480"/>
              <w:rPr>
                <w:rFonts w:ascii="Times New Roman" w:hAnsi="Times New Roman" w:cs="Times New Roman"/>
              </w:rPr>
            </w:pPr>
            <w:r w:rsidRPr="009B75DB">
              <w:rPr>
                <w:rFonts w:ascii="Times New Roman" w:hAnsi="Times New Roman" w:cs="Times New Roman"/>
              </w:rPr>
              <w:t>采用</w:t>
            </w:r>
            <w:r w:rsidRPr="009B75DB">
              <w:rPr>
                <w:rFonts w:ascii="Times New Roman" w:hAnsi="Times New Roman" w:cs="Times New Roman"/>
              </w:rPr>
              <w:t>ring-style</w:t>
            </w:r>
            <w:r w:rsidRPr="009B75DB">
              <w:rPr>
                <w:rFonts w:ascii="Times New Roman" w:hAnsi="Times New Roman" w:cs="Times New Roman"/>
              </w:rPr>
              <w:t>近似对典型</w:t>
            </w:r>
            <w:r w:rsidRPr="009B75DB">
              <w:rPr>
                <w:rFonts w:ascii="Times New Roman" w:hAnsi="Times New Roman" w:cs="Times New Roman"/>
              </w:rPr>
              <w:t>collective</w:t>
            </w:r>
            <w:r w:rsidRPr="009B75DB">
              <w:rPr>
                <w:rFonts w:ascii="Times New Roman" w:hAnsi="Times New Roman" w:cs="Times New Roman"/>
              </w:rPr>
              <w:t>原语进行折算</w:t>
            </w:r>
            <w:r w:rsidR="003A2401">
              <w:rPr>
                <w:rFonts w:ascii="Times New Roman" w:hAnsi="Times New Roman" w:cs="Times New Roman" w:hint="eastAsia"/>
              </w:rPr>
              <w:t>，</w:t>
            </w:r>
            <w:r w:rsidR="003A2401">
              <w:t>使得不同原语带来的网络负担能够在统一尺度下进行比较与聚合</w:t>
            </w:r>
            <w:r w:rsidRPr="009B75DB">
              <w:rPr>
                <w:rFonts w:ascii="Times New Roman" w:hAnsi="Times New Roman" w:cs="Times New Roman"/>
              </w:rPr>
              <w:t>。对于</w:t>
            </w:r>
            <w:r w:rsidRPr="009B75DB">
              <w:rPr>
                <w:rFonts w:ascii="Times New Roman" w:hAnsi="Times New Roman" w:cs="Times New Roman"/>
              </w:rPr>
              <w:t>AllReduce</w:t>
            </w:r>
            <w:r w:rsidRPr="009B75DB">
              <w:rPr>
                <w:rFonts w:ascii="Times New Roman" w:hAnsi="Times New Roman" w:cs="Times New Roman"/>
              </w:rPr>
              <w:t>，有</w:t>
            </w:r>
          </w:p>
          <w:p w14:paraId="520DF785" w14:textId="53B066E0" w:rsidR="000A3081" w:rsidRPr="000A3081"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AR</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d>
                          <m:dPr>
                            <m:ctrlPr>
                              <w:rPr>
                                <w:rFonts w:ascii="Cambria Math" w:hAnsi="Cambria Math" w:cs="Times New Roman"/>
                                <w:i/>
                              </w:rPr>
                            </m:ctrlPr>
                          </m:dPr>
                          <m:e>
                            <m:r>
                              <w:rPr>
                                <w:rFonts w:ascii="Cambria Math" w:hAnsi="Cambria Math" w:cs="Times New Roman"/>
                              </w:rPr>
                              <m:t>p-1</m:t>
                            </m:r>
                          </m:e>
                        </m:d>
                        <m:ctrlPr>
                          <w:rPr>
                            <w:rFonts w:ascii="Cambria Math" w:hAnsi="Cambria Math" w:cs="Times New Roman"/>
                            <w:i/>
                          </w:rPr>
                        </m:ctrlPr>
                      </m:num>
                      <m:den>
                        <m:r>
                          <w:rPr>
                            <w:rFonts w:ascii="Cambria Math" w:hAnsi="Cambria Math" w:cs="Times New Roman"/>
                          </w:rPr>
                          <m:t>p</m:t>
                        </m:r>
                        <m:ctrlPr>
                          <w:rPr>
                            <w:rFonts w:ascii="Cambria Math" w:hAnsi="Cambria Math" w:cs="Times New Roman"/>
                            <w:i/>
                          </w:rPr>
                        </m:ctrlPr>
                      </m:den>
                    </m:f>
                    <m:r>
                      <w:rPr>
                        <w:rFonts w:ascii="Cambria Math" w:hAnsi="Cambria Math"/>
                      </w:rPr>
                      <m:t>#</m:t>
                    </m:r>
                    <m:d>
                      <m:dPr>
                        <m:ctrlPr>
                          <w:rPr>
                            <w:rFonts w:ascii="Cambria Math" w:hAnsi="Cambria Math"/>
                            <w:bCs/>
                            <w:i/>
                          </w:rPr>
                        </m:ctrlPr>
                      </m:dPr>
                      <m:e>
                        <m:r>
                          <w:rPr>
                            <w:rFonts w:ascii="Cambria Math" w:hAnsi="Cambria Math"/>
                          </w:rPr>
                          <m:t>8</m:t>
                        </m:r>
                      </m:e>
                    </m:d>
                  </m:e>
                </m:eqArr>
              </m:oMath>
            </m:oMathPara>
          </w:p>
          <w:p w14:paraId="1490012F" w14:textId="738A1D58"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AR</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=2</m:t>
                    </m:r>
                    <m:d>
                      <m:dPr>
                        <m:ctrlPr>
                          <w:rPr>
                            <w:rFonts w:ascii="Cambria Math" w:hAnsi="Cambria Math" w:cs="Times New Roman"/>
                            <w:i/>
                          </w:rPr>
                        </m:ctrlPr>
                      </m:dPr>
                      <m:e>
                        <m:r>
                          <w:rPr>
                            <w:rFonts w:ascii="Cambria Math" w:hAnsi="Cambria Math" w:cs="Times New Roman"/>
                          </w:rPr>
                          <m:t>p-1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9</m:t>
                        </m:r>
                      </m:e>
                    </m:d>
                  </m:e>
                </m:eqArr>
              </m:oMath>
            </m:oMathPara>
          </w:p>
          <w:p w14:paraId="04FDEE4B" w14:textId="3E71E3D0" w:rsidR="009B75DB" w:rsidRDefault="009B75DB" w:rsidP="005E5799">
            <w:pPr>
              <w:spacing w:line="360" w:lineRule="auto"/>
              <w:ind w:firstLineChars="200" w:firstLine="480"/>
            </w:pPr>
            <w:r>
              <w:t>对于</w:t>
            </w:r>
            <w:r w:rsidRPr="009B75DB">
              <w:rPr>
                <w:rFonts w:ascii="Times New Roman" w:hAnsi="Times New Roman" w:cs="Times New Roman"/>
              </w:rPr>
              <w:t>AllGather</w:t>
            </w:r>
            <w:r>
              <w:t>，有</w:t>
            </w:r>
          </w:p>
          <w:p w14:paraId="0BB0E709" w14:textId="1C9C0190" w:rsidR="000A3081" w:rsidRPr="000A3081" w:rsidRDefault="00000000" w:rsidP="000A3081">
            <w:pPr>
              <w:spacing w:line="360" w:lineRule="auto"/>
              <w:ind w:firstLineChars="200" w:firstLine="480"/>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AG</m:t>
                        </m:r>
                      </m:sub>
                    </m:sSub>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p-1</m:t>
                        </m:r>
                        <m:ctrlPr>
                          <w:rPr>
                            <w:rFonts w:ascii="Cambria Math" w:hAnsi="Cambria Math" w:cs="Times New Roman"/>
                            <w:i/>
                          </w:rPr>
                        </m:ctrlPr>
                      </m:num>
                      <m:den>
                        <m:r>
                          <w:rPr>
                            <w:rFonts w:ascii="Cambria Math" w:hAnsi="Cambria Math" w:cs="Times New Roman"/>
                          </w:rPr>
                          <m:t>p</m:t>
                        </m:r>
                        <m:ctrlPr>
                          <w:rPr>
                            <w:rFonts w:ascii="Cambria Math" w:hAnsi="Cambria Math" w:cs="Times New Roman"/>
                            <w:i/>
                          </w:rPr>
                        </m:ctrlP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10</m:t>
                        </m:r>
                      </m:e>
                    </m:d>
                  </m:e>
                </m:eqArr>
              </m:oMath>
            </m:oMathPara>
          </w:p>
          <w:p w14:paraId="0BACB022" w14:textId="7AEDC93C"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β</m:t>
                        </m:r>
                      </m:e>
                      <m:sub>
                        <m:r>
                          <w:rPr>
                            <w:rFonts w:ascii="Cambria Math" w:hAnsi="Cambria Math"/>
                          </w:rPr>
                          <m:t>AG</m:t>
                        </m:r>
                      </m:sub>
                    </m:sSub>
                    <m:d>
                      <m:dPr>
                        <m:ctrlPr>
                          <w:rPr>
                            <w:rFonts w:ascii="Cambria Math" w:hAnsi="Cambria Math"/>
                            <w:i/>
                          </w:rPr>
                        </m:ctrlPr>
                      </m:dPr>
                      <m:e>
                        <m:r>
                          <w:rPr>
                            <w:rFonts w:ascii="Cambria Math" w:hAnsi="Cambria Math"/>
                          </w:rPr>
                          <m:t>p</m:t>
                        </m:r>
                      </m:e>
                    </m:d>
                    <m:r>
                      <w:rPr>
                        <w:rFonts w:ascii="Cambria Math" w:hAnsi="Cambria Math"/>
                      </w:rPr>
                      <m:t>=p-1#</m:t>
                    </m:r>
                    <m:d>
                      <m:dPr>
                        <m:ctrlPr>
                          <w:rPr>
                            <w:rFonts w:ascii="Cambria Math" w:hAnsi="Cambria Math"/>
                            <w:i/>
                          </w:rPr>
                        </m:ctrlPr>
                      </m:dPr>
                      <m:e>
                        <m:r>
                          <w:rPr>
                            <w:rFonts w:ascii="Cambria Math" w:hAnsi="Cambria Math"/>
                          </w:rPr>
                          <m:t>11</m:t>
                        </m:r>
                      </m:e>
                    </m:d>
                  </m:e>
                </m:eqArr>
              </m:oMath>
            </m:oMathPara>
          </w:p>
          <w:p w14:paraId="67C605A9" w14:textId="5C613CC1" w:rsidR="009B75DB" w:rsidRDefault="003A2401" w:rsidP="005E5799">
            <w:pPr>
              <w:spacing w:line="360" w:lineRule="auto"/>
              <w:ind w:firstLineChars="200" w:firstLine="480"/>
            </w:pPr>
            <w:r>
              <w:t xml:space="preserve">在此基础上，进一步在阶段×消息桶的粒度上对通信事件进行聚合。对于每个阶段 </w:t>
            </w:r>
            <m:oMath>
              <m:r>
                <w:rPr>
                  <w:rFonts w:ascii="Cambria Math" w:hAnsi="Cambria Math"/>
                </w:rPr>
                <m:t>ϕ</m:t>
              </m:r>
            </m:oMath>
            <w:r>
              <w:t xml:space="preserve">和消息桶 </w:t>
            </w:r>
            <m:oMath>
              <m:r>
                <w:rPr>
                  <w:rFonts w:ascii="Cambria Math" w:hAnsi="Cambria Math" w:hint="eastAsia"/>
                </w:rPr>
                <m:t>u</m:t>
              </m:r>
            </m:oMath>
            <w:r w:rsidR="00F41FF3">
              <w:rPr>
                <w:rFonts w:hint="eastAsia"/>
              </w:rPr>
              <w:t xml:space="preserve"> </w:t>
            </w:r>
            <w:r>
              <w:t>，分别定义其等效字节需求与等效轮次需求为</w:t>
            </w:r>
            <w:r>
              <w:rPr>
                <w:rFonts w:hint="eastAsia"/>
              </w:rPr>
              <w:t>：</w:t>
            </w:r>
          </w:p>
          <w:p w14:paraId="5A892230" w14:textId="59F16101"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B</m:t>
                        </m:r>
                      </m:e>
                      <m:sub>
                        <m:r>
                          <w:rPr>
                            <w:rFonts w:ascii="Cambria Math" w:hAnsi="Cambria Math"/>
                          </w:rPr>
                          <m:t>ϕ,</m:t>
                        </m:r>
                        <m:r>
                          <w:rPr>
                            <w:rFonts w:ascii="Cambria Math" w:hAnsi="Cambria Math" w:hint="eastAsia"/>
                          </w:rPr>
                          <m:t>u</m:t>
                        </m:r>
                      </m:sub>
                      <m:sup>
                        <m:r>
                          <w:rPr>
                            <w:rFonts w:ascii="Cambria Math" w:hAnsi="Cambria Math"/>
                          </w:rPr>
                          <m:t>eq</m:t>
                        </m:r>
                      </m:sup>
                    </m:sSubSup>
                    <m:d>
                      <m:dPr>
                        <m:ctrlPr>
                          <w:rPr>
                            <w:rFonts w:ascii="Cambria Math" w:hAnsi="Cambria Math"/>
                            <w:i/>
                          </w:rPr>
                        </m:ctrlPr>
                      </m:dPr>
                      <m:e>
                        <m:r>
                          <w:rPr>
                            <w:rFonts w:ascii="Cambria Math" w:hAnsi="Cambria Math"/>
                          </w:rPr>
                          <m:t>w,c</m:t>
                        </m:r>
                      </m:e>
                    </m:d>
                    <m:r>
                      <w:rPr>
                        <w:rFonts w:ascii="Cambria Math" w:hAnsi="Cambria Math"/>
                      </w:rPr>
                      <m:t>=</m:t>
                    </m:r>
                    <m:nary>
                      <m:naryPr>
                        <m:chr m:val="∑"/>
                        <m:supHide m:val="1"/>
                        <m:ctrlPr>
                          <w:rPr>
                            <w:rFonts w:ascii="Cambria Math" w:hAnsi="Cambria Math"/>
                            <w:i/>
                          </w:rPr>
                        </m:ctrlPr>
                      </m:naryPr>
                      <m:sub>
                        <m:r>
                          <m:rPr>
                            <m:lit/>
                          </m:rPr>
                          <w:rPr>
                            <w:rFonts w:ascii="Cambria Math" w:hAnsi="Cambria Math"/>
                          </w:rPr>
                          <m:t>{</m:t>
                        </m:r>
                        <m:r>
                          <w:rPr>
                            <w:rFonts w:ascii="Cambria Math" w:hAnsi="Cambria Math"/>
                          </w:rPr>
                          <m:t>e:</m:t>
                        </m:r>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=ϕ,g</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e</m:t>
                                </m:r>
                              </m:sub>
                            </m:sSub>
                          </m:e>
                        </m:d>
                        <m:r>
                          <w:rPr>
                            <w:rFonts w:ascii="Cambria Math" w:hAnsi="Cambria Math"/>
                          </w:rPr>
                          <m:t>=</m:t>
                        </m:r>
                        <m:r>
                          <w:rPr>
                            <w:rFonts w:ascii="Cambria Math" w:hAnsi="Cambria Math" w:hint="eastAsia"/>
                          </w:rPr>
                          <m:t>u</m:t>
                        </m:r>
                        <m:r>
                          <m:rPr>
                            <m:lit/>
                          </m:rPr>
                          <w:rPr>
                            <w:rFonts w:ascii="Cambria Math" w:hAnsi="Cambria Math"/>
                          </w:rPr>
                          <m:t>}</m:t>
                        </m:r>
                      </m:sub>
                      <m:sup/>
                      <m:e>
                        <m:sSubSup>
                          <m:sSubSupPr>
                            <m:ctrlPr>
                              <w:rPr>
                                <w:rFonts w:ascii="Cambria Math" w:hAnsi="Cambria Math"/>
                                <w:i/>
                              </w:rPr>
                            </m:ctrlPr>
                          </m:sSubSupPr>
                          <m:e>
                            <m:r>
                              <w:rPr>
                                <w:rFonts w:ascii="Cambria Math" w:hAnsi="Cambria Math"/>
                              </w:rPr>
                              <m:t>b</m:t>
                            </m:r>
                          </m:e>
                          <m:sub>
                            <m:r>
                              <w:rPr>
                                <w:rFonts w:ascii="Cambria Math" w:hAnsi="Cambria Math"/>
                              </w:rPr>
                              <m:t>e</m:t>
                            </m:r>
                          </m:sub>
                          <m:sup>
                            <m:r>
                              <w:rPr>
                                <w:rFonts w:ascii="Cambria Math" w:hAnsi="Cambria Math"/>
                              </w:rPr>
                              <m:t>eq</m:t>
                            </m:r>
                          </m:sup>
                        </m:sSubSup>
                      </m:e>
                    </m:nary>
                    <m:r>
                      <w:rPr>
                        <w:rFonts w:ascii="Cambria Math" w:hAnsi="Cambria Math"/>
                      </w:rPr>
                      <m:t>#</m:t>
                    </m:r>
                    <m:d>
                      <m:dPr>
                        <m:ctrlPr>
                          <w:rPr>
                            <w:rFonts w:ascii="Cambria Math" w:hAnsi="Cambria Math"/>
                            <w:i/>
                          </w:rPr>
                        </m:ctrlPr>
                      </m:dPr>
                      <m:e>
                        <m:r>
                          <w:rPr>
                            <w:rFonts w:ascii="Cambria Math" w:hAnsi="Cambria Math"/>
                          </w:rPr>
                          <m:t>12</m:t>
                        </m:r>
                      </m:e>
                    </m:d>
                  </m:e>
                </m:eqArr>
              </m:oMath>
            </m:oMathPara>
          </w:p>
          <w:p w14:paraId="00024EC1" w14:textId="7393EC5F"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R</m:t>
                        </m:r>
                      </m:e>
                      <m:sub>
                        <m:r>
                          <w:rPr>
                            <w:rFonts w:ascii="Cambria Math" w:hAnsi="Cambria Math"/>
                          </w:rPr>
                          <m:t>ϕ,</m:t>
                        </m:r>
                        <m:r>
                          <w:rPr>
                            <w:rFonts w:ascii="Cambria Math" w:hAnsi="Cambria Math" w:hint="eastAsia"/>
                          </w:rPr>
                          <m:t>u</m:t>
                        </m:r>
                      </m:sub>
                      <m:sup>
                        <m:r>
                          <w:rPr>
                            <w:rFonts w:ascii="Cambria Math" w:hAnsi="Cambria Math"/>
                          </w:rPr>
                          <m:t>eq</m:t>
                        </m:r>
                      </m:sup>
                    </m:sSubSup>
                    <m:d>
                      <m:dPr>
                        <m:ctrlPr>
                          <w:rPr>
                            <w:rFonts w:ascii="Cambria Math" w:hAnsi="Cambria Math"/>
                            <w:i/>
                          </w:rPr>
                        </m:ctrlPr>
                      </m:dPr>
                      <m:e>
                        <m:r>
                          <w:rPr>
                            <w:rFonts w:ascii="Cambria Math" w:hAnsi="Cambria Math"/>
                          </w:rPr>
                          <m:t>w,c</m:t>
                        </m:r>
                      </m:e>
                    </m:d>
                    <m:r>
                      <w:rPr>
                        <w:rFonts w:ascii="Cambria Math" w:hAnsi="Cambria Math"/>
                      </w:rPr>
                      <m:t>=</m:t>
                    </m:r>
                    <m:nary>
                      <m:naryPr>
                        <m:chr m:val="∑"/>
                        <m:supHide m:val="1"/>
                        <m:ctrlPr>
                          <w:rPr>
                            <w:rFonts w:ascii="Cambria Math" w:hAnsi="Cambria Math"/>
                            <w:i/>
                          </w:rPr>
                        </m:ctrlPr>
                      </m:naryPr>
                      <m:sub>
                        <m:r>
                          <m:rPr>
                            <m:lit/>
                          </m:rPr>
                          <w:rPr>
                            <w:rFonts w:ascii="Cambria Math" w:hAnsi="Cambria Math"/>
                          </w:rPr>
                          <m:t>{</m:t>
                        </m:r>
                        <m:r>
                          <w:rPr>
                            <w:rFonts w:ascii="Cambria Math" w:hAnsi="Cambria Math"/>
                          </w:rPr>
                          <m:t>e:</m:t>
                        </m:r>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=ϕ,g</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e</m:t>
                                </m:r>
                              </m:sub>
                            </m:sSub>
                          </m:e>
                        </m:d>
                        <m:r>
                          <w:rPr>
                            <w:rFonts w:ascii="Cambria Math" w:hAnsi="Cambria Math"/>
                          </w:rPr>
                          <m:t>=</m:t>
                        </m:r>
                        <m:r>
                          <w:rPr>
                            <w:rFonts w:ascii="Cambria Math" w:hAnsi="Cambria Math" w:hint="eastAsia"/>
                          </w:rPr>
                          <m:t>u</m:t>
                        </m:r>
                        <m:r>
                          <m:rPr>
                            <m:lit/>
                          </m:rPr>
                          <w:rPr>
                            <w:rFonts w:ascii="Cambria Math" w:hAnsi="Cambria Math"/>
                          </w:rPr>
                          <m:t>}</m:t>
                        </m:r>
                      </m:sub>
                      <m:sup/>
                      <m:e>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eq</m:t>
                            </m:r>
                          </m:sup>
                        </m:sSubSup>
                      </m:e>
                    </m:nary>
                    <m:r>
                      <w:rPr>
                        <w:rFonts w:ascii="Cambria Math" w:hAnsi="Cambria Math"/>
                      </w:rPr>
                      <m:t>#</m:t>
                    </m:r>
                    <m:d>
                      <m:dPr>
                        <m:ctrlPr>
                          <w:rPr>
                            <w:rFonts w:ascii="Cambria Math" w:hAnsi="Cambria Math"/>
                            <w:i/>
                          </w:rPr>
                        </m:ctrlPr>
                      </m:dPr>
                      <m:e>
                        <m:r>
                          <w:rPr>
                            <w:rFonts w:ascii="Cambria Math" w:hAnsi="Cambria Math"/>
                          </w:rPr>
                          <m:t>13</m:t>
                        </m:r>
                      </m:e>
                    </m:d>
                  </m:e>
                </m:eqArr>
              </m:oMath>
            </m:oMathPara>
          </w:p>
          <w:p w14:paraId="14F04C45" w14:textId="77777777" w:rsidR="003A2401" w:rsidRDefault="003A2401" w:rsidP="003A2401">
            <w:pPr>
              <w:spacing w:line="360" w:lineRule="auto"/>
              <w:ind w:firstLineChars="200" w:firstLine="480"/>
            </w:pPr>
            <w:r>
              <w:t>由此，第一阶段最终输出一个分阶段、分消息尺度桶的通信需求向量：</w:t>
            </w:r>
          </w:p>
          <w:p w14:paraId="50875CC1" w14:textId="58CA27BB"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w:rPr>
                        <w:rFonts w:ascii="Cambria Math" w:hAnsi="Cambria Math"/>
                      </w:rPr>
                      <m:t>D</m:t>
                    </m:r>
                    <m:d>
                      <m:dPr>
                        <m:ctrlPr>
                          <w:rPr>
                            <w:rFonts w:ascii="Cambria Math" w:hAnsi="Cambria Math"/>
                            <w:i/>
                          </w:rPr>
                        </m:ctrlPr>
                      </m:dPr>
                      <m:e>
                        <m:r>
                          <w:rPr>
                            <w:rFonts w:ascii="Cambria Math" w:hAnsi="Cambria Math"/>
                          </w:rPr>
                          <m:t>w,c</m:t>
                        </m:r>
                      </m:e>
                    </m:d>
                    <m:r>
                      <w:rPr>
                        <w:rFonts w:ascii="Cambria Math" w:hAnsi="Cambria Math"/>
                      </w:rPr>
                      <m:t>=</m:t>
                    </m:r>
                    <m:r>
                      <m:rPr>
                        <m:lit/>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ϕ,</m:t>
                            </m:r>
                            <m:r>
                              <w:rPr>
                                <w:rFonts w:ascii="Cambria Math" w:hAnsi="Cambria Math" w:hint="eastAsia"/>
                              </w:rPr>
                              <m:t>u</m:t>
                            </m:r>
                          </m:sub>
                          <m:sup>
                            <m:r>
                              <w:rPr>
                                <w:rFonts w:ascii="Cambria Math" w:hAnsi="Cambria Math"/>
                              </w:rPr>
                              <m:t>eq</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ϕ,</m:t>
                            </m:r>
                            <m:r>
                              <w:rPr>
                                <w:rFonts w:ascii="Cambria Math" w:hAnsi="Cambria Math" w:hint="eastAsia"/>
                              </w:rPr>
                              <m:t>u</m:t>
                            </m:r>
                          </m:sub>
                          <m:sup>
                            <m:r>
                              <w:rPr>
                                <w:rFonts w:ascii="Cambria Math" w:hAnsi="Cambria Math"/>
                              </w:rPr>
                              <m:t>eq</m:t>
                            </m:r>
                          </m:sup>
                        </m:sSubSup>
                      </m:e>
                    </m:d>
                    <m:r>
                      <w:rPr>
                        <w:rFonts w:ascii="Cambria Math" w:hAnsi="Cambria Math" w:hint="eastAsia"/>
                      </w:rPr>
                      <m:t>∣</m:t>
                    </m:r>
                    <m:r>
                      <w:rPr>
                        <w:rFonts w:ascii="Cambria Math" w:hAnsi="Cambria Math"/>
                      </w:rPr>
                      <m:t>ϕ</m:t>
                    </m:r>
                    <m:r>
                      <w:rPr>
                        <w:rFonts w:ascii="Cambria Math" w:hAnsi="Cambria Math" w:hint="eastAsia"/>
                      </w:rPr>
                      <m:t>∈</m:t>
                    </m:r>
                    <m:r>
                      <m:rPr>
                        <m:lit/>
                      </m:rPr>
                      <w:rPr>
                        <w:rFonts w:ascii="Cambria Math" w:hAnsi="Cambria Math"/>
                      </w:rPr>
                      <m:t>{</m:t>
                    </m:r>
                    <m:r>
                      <m:rPr>
                        <m:sty m:val="p"/>
                      </m:rPr>
                      <w:rPr>
                        <w:rFonts w:ascii="Cambria Math" w:hAnsi="Cambria Math"/>
                      </w:rPr>
                      <m:t>pre,dec</m:t>
                    </m:r>
                    <m:r>
                      <m:rPr>
                        <m:lit/>
                      </m:rPr>
                      <w:rPr>
                        <w:rFonts w:ascii="Cambria Math" w:hAnsi="Cambria Math"/>
                      </w:rPr>
                      <m:t>}</m:t>
                    </m:r>
                    <m:r>
                      <w:rPr>
                        <w:rFonts w:ascii="Cambria Math" w:hAnsi="Cambria Math"/>
                      </w:rPr>
                      <m:t>,</m:t>
                    </m:r>
                    <m:r>
                      <w:rPr>
                        <w:rFonts w:ascii="Cambria Math" w:hAnsi="Cambria Math" w:hint="eastAsia"/>
                      </w:rPr>
                      <m:t>u</m:t>
                    </m:r>
                    <m:r>
                      <w:rPr>
                        <w:rFonts w:ascii="Cambria Math" w:hAnsi="Cambria Math" w:hint="eastAsia"/>
                      </w:rPr>
                      <m:t>∈</m:t>
                    </m:r>
                    <m:r>
                      <w:rPr>
                        <w:rFonts w:ascii="Cambria Math" w:hAnsi="Cambria Math" w:hint="eastAsia"/>
                      </w:rPr>
                      <m:t>U</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14</m:t>
                        </m:r>
                      </m:e>
                    </m:d>
                  </m:e>
                </m:eqArr>
              </m:oMath>
            </m:oMathPara>
          </w:p>
          <w:p w14:paraId="71CA4881" w14:textId="4D742B35" w:rsidR="003A2401" w:rsidRPr="003A2401" w:rsidRDefault="003A2401" w:rsidP="003A2401">
            <w:pPr>
              <w:spacing w:line="360" w:lineRule="auto"/>
              <w:ind w:firstLineChars="200" w:firstLine="480"/>
              <w:rPr>
                <w:rFonts w:ascii="Times New Roman" w:hAnsi="Times New Roman" w:cs="Times New Roman"/>
              </w:rPr>
            </w:pPr>
            <w:r w:rsidRPr="003A2401">
              <w:rPr>
                <w:rFonts w:ascii="Times New Roman" w:hAnsi="Times New Roman" w:cs="Times New Roman"/>
              </w:rPr>
              <w:t>该通信需求向量作为</w:t>
            </w:r>
            <w:r w:rsidR="006D47C4">
              <w:rPr>
                <w:rFonts w:ascii="Times New Roman" w:hAnsi="Times New Roman" w:cs="Times New Roman" w:hint="eastAsia"/>
              </w:rPr>
              <w:t>工作负载</w:t>
            </w:r>
            <w:r w:rsidRPr="003A2401">
              <w:rPr>
                <w:rFonts w:ascii="Times New Roman" w:hAnsi="Times New Roman" w:cs="Times New Roman"/>
              </w:rPr>
              <w:t>在给定模型与并行配置下的拓扑无关通信需求</w:t>
            </w:r>
            <w:r>
              <w:rPr>
                <w:rFonts w:ascii="Times New Roman" w:hAnsi="Times New Roman" w:cs="Times New Roman" w:hint="eastAsia"/>
              </w:rPr>
              <w:t>模式，</w:t>
            </w:r>
            <w:r w:rsidRPr="003A2401">
              <w:rPr>
                <w:rFonts w:ascii="Times New Roman" w:hAnsi="Times New Roman" w:cs="Times New Roman"/>
              </w:rPr>
              <w:t>与仅使用总通信量相比，不仅</w:t>
            </w:r>
            <w:r>
              <w:rPr>
                <w:rFonts w:ascii="Times New Roman" w:hAnsi="Times New Roman" w:cs="Times New Roman" w:hint="eastAsia"/>
              </w:rPr>
              <w:t>建模</w:t>
            </w:r>
            <w:r w:rsidRPr="003A2401">
              <w:rPr>
                <w:rFonts w:ascii="Times New Roman" w:hAnsi="Times New Roman" w:cs="Times New Roman"/>
              </w:rPr>
              <w:t>了通信总量，还显式保留消息尺度分布及通信原语差异，因此能够反</w:t>
            </w:r>
            <w:r w:rsidR="006D47C4">
              <w:rPr>
                <w:rFonts w:ascii="Times New Roman" w:hAnsi="Times New Roman" w:cs="Times New Roman" w:hint="eastAsia"/>
              </w:rPr>
              <w:t>工作负载</w:t>
            </w:r>
            <w:r w:rsidRPr="003A2401">
              <w:rPr>
                <w:rFonts w:ascii="Times New Roman" w:hAnsi="Times New Roman" w:cs="Times New Roman"/>
              </w:rPr>
              <w:t>规模变化所引发的通信模式迁移。例如，当输出</w:t>
            </w:r>
            <w:r w:rsidRPr="003A2401">
              <w:rPr>
                <w:rFonts w:ascii="Times New Roman" w:hAnsi="Times New Roman" w:cs="Times New Roman"/>
              </w:rPr>
              <w:t>token</w:t>
            </w:r>
            <w:r w:rsidRPr="003A2401">
              <w:rPr>
                <w:rFonts w:ascii="Times New Roman" w:hAnsi="Times New Roman" w:cs="Times New Roman"/>
              </w:rPr>
              <w:t>数增大时</w:t>
            </w:r>
            <w:r w:rsidRPr="003A2401">
              <w:rPr>
                <w:rFonts w:ascii="Times New Roman" w:hAnsi="Times New Roman" w:cs="Times New Roman"/>
              </w:rPr>
              <w:lastRenderedPageBreak/>
              <w:t>Decode</w:t>
            </w:r>
            <w:r w:rsidRPr="003A2401">
              <w:rPr>
                <w:rFonts w:ascii="Times New Roman" w:hAnsi="Times New Roman" w:cs="Times New Roman"/>
              </w:rPr>
              <w:t>阶段中小消息高频通信占比可能上升；而当输入</w:t>
            </w:r>
            <w:r w:rsidRPr="003A2401">
              <w:rPr>
                <w:rFonts w:ascii="Times New Roman" w:hAnsi="Times New Roman" w:cs="Times New Roman"/>
              </w:rPr>
              <w:t>prompt</w:t>
            </w:r>
            <w:r w:rsidRPr="003A2401">
              <w:rPr>
                <w:rFonts w:ascii="Times New Roman" w:hAnsi="Times New Roman" w:cs="Times New Roman"/>
              </w:rPr>
              <w:t>增长时，</w:t>
            </w:r>
            <w:r w:rsidRPr="003A2401">
              <w:rPr>
                <w:rFonts w:ascii="Times New Roman" w:hAnsi="Times New Roman" w:cs="Times New Roman"/>
              </w:rPr>
              <w:t>Prefill</w:t>
            </w:r>
            <w:r w:rsidRPr="003A2401">
              <w:rPr>
                <w:rFonts w:ascii="Times New Roman" w:hAnsi="Times New Roman" w:cs="Times New Roman"/>
              </w:rPr>
              <w:t>阶段中大消息通信需求往往更为突出。</w:t>
            </w:r>
          </w:p>
          <w:p w14:paraId="6D29B45C" w14:textId="101D54CB" w:rsidR="005E5799" w:rsidRDefault="005E5799" w:rsidP="005E5799">
            <w:pPr>
              <w:spacing w:line="360" w:lineRule="auto"/>
              <w:rPr>
                <w:b/>
                <w:bCs/>
              </w:rPr>
            </w:pPr>
            <w:bookmarkStart w:id="285" w:name="OLE_LINK3"/>
            <w:bookmarkStart w:id="286" w:name="_Hlk194060739"/>
            <w:bookmarkStart w:id="287" w:name="_Hlk194075512"/>
            <w:bookmarkEnd w:id="284"/>
            <w:r w:rsidRPr="002D0BD7">
              <w:rPr>
                <w:b/>
                <w:bCs/>
              </w:rPr>
              <w:t>4.1.</w:t>
            </w:r>
            <w:bookmarkEnd w:id="285"/>
            <w:r w:rsidRPr="002D0BD7">
              <w:rPr>
                <w:b/>
                <w:bCs/>
              </w:rPr>
              <w:t>2</w:t>
            </w:r>
            <w:r w:rsidR="003167C6">
              <w:rPr>
                <w:rFonts w:hint="eastAsia"/>
                <w:b/>
                <w:bCs/>
              </w:rPr>
              <w:t xml:space="preserve"> </w:t>
            </w:r>
            <w:r w:rsidR="002D0BD7" w:rsidRPr="002D0BD7">
              <w:rPr>
                <w:b/>
                <w:bCs/>
              </w:rPr>
              <w:t>面向集群拓扑的消息尺度通信代价建模</w:t>
            </w:r>
          </w:p>
          <w:p w14:paraId="6D069AC5" w14:textId="4A748623" w:rsidR="00E633D4" w:rsidRDefault="002D0BD7" w:rsidP="002D0BD7">
            <w:pPr>
              <w:spacing w:line="360" w:lineRule="auto"/>
              <w:ind w:firstLineChars="200" w:firstLine="480"/>
              <w:rPr>
                <w:rFonts w:ascii="Times New Roman" w:hAnsi="Times New Roman" w:cs="Times New Roman"/>
              </w:rPr>
            </w:pPr>
            <w:r w:rsidRPr="002D0BD7">
              <w:rPr>
                <w:rFonts w:ascii="Times New Roman" w:hAnsi="Times New Roman" w:cs="Times New Roman"/>
              </w:rPr>
              <w:t>第二阶段关注的问题是：对给定候选拓扑</w:t>
            </w:r>
            <w:r w:rsidRPr="002D0BD7">
              <w:rPr>
                <w:rFonts w:ascii="Times New Roman" w:hAnsi="Times New Roman" w:cs="Times New Roman"/>
              </w:rPr>
              <w:t xml:space="preserve"> </w:t>
            </w:r>
            <m:oMath>
              <m:r>
                <w:rPr>
                  <w:rFonts w:ascii="Cambria Math" w:hAnsi="Cambria Math" w:cs="Times New Roman"/>
                </w:rPr>
                <m:t>π</m:t>
              </m:r>
            </m:oMath>
            <w:r w:rsidRPr="002D0BD7">
              <w:rPr>
                <w:rFonts w:ascii="Times New Roman" w:hAnsi="Times New Roman" w:cs="Times New Roman"/>
              </w:rPr>
              <w:t>，不同消息尺度下的通信的有效代价。为使第二阶段与第一阶段保持粒度一致，本</w:t>
            </w:r>
            <w:r>
              <w:rPr>
                <w:rFonts w:ascii="Times New Roman" w:hAnsi="Times New Roman" w:cs="Times New Roman" w:hint="eastAsia"/>
              </w:rPr>
              <w:t>阶段</w:t>
            </w:r>
            <w:r w:rsidRPr="002D0BD7">
              <w:rPr>
                <w:rFonts w:ascii="Times New Roman" w:hAnsi="Times New Roman" w:cs="Times New Roman"/>
              </w:rPr>
              <w:t>同样采用</w:t>
            </w:r>
            <w:r w:rsidRPr="002D0BD7">
              <w:rPr>
                <w:rFonts w:ascii="Times New Roman" w:hAnsi="Times New Roman" w:cs="Times New Roman"/>
              </w:rPr>
              <w:t>small</w:t>
            </w:r>
            <w:r w:rsidRPr="002D0BD7">
              <w:rPr>
                <w:rFonts w:ascii="Times New Roman" w:hAnsi="Times New Roman" w:cs="Times New Roman"/>
              </w:rPr>
              <w:t>、</w:t>
            </w:r>
            <w:r w:rsidRPr="002D0BD7">
              <w:rPr>
                <w:rFonts w:ascii="Times New Roman" w:hAnsi="Times New Roman" w:cs="Times New Roman"/>
              </w:rPr>
              <w:t>medium</w:t>
            </w:r>
            <w:r w:rsidRPr="002D0BD7">
              <w:rPr>
                <w:rFonts w:ascii="Times New Roman" w:hAnsi="Times New Roman" w:cs="Times New Roman"/>
              </w:rPr>
              <w:t>、</w:t>
            </w:r>
            <w:r w:rsidRPr="002D0BD7">
              <w:rPr>
                <w:rFonts w:ascii="Times New Roman" w:hAnsi="Times New Roman" w:cs="Times New Roman"/>
              </w:rPr>
              <w:t>large</w:t>
            </w:r>
            <w:r w:rsidRPr="002D0BD7">
              <w:rPr>
                <w:rFonts w:ascii="Times New Roman" w:hAnsi="Times New Roman" w:cs="Times New Roman"/>
              </w:rPr>
              <w:t>三个消息桶进行建模，</w:t>
            </w:r>
            <w:r w:rsidR="00E633D4" w:rsidRPr="00E633D4">
              <w:rPr>
                <w:rFonts w:ascii="Times New Roman" w:hAnsi="Times New Roman" w:cs="Times New Roman"/>
              </w:rPr>
              <w:t>并在此基础上进一步引入拓扑层级划分，以刻画不同部署关系下的通信代价差异。</w:t>
            </w:r>
            <w:r w:rsidR="00E633D4">
              <w:t>本</w:t>
            </w:r>
            <w:r w:rsidR="00E633D4">
              <w:rPr>
                <w:rFonts w:hint="eastAsia"/>
              </w:rPr>
              <w:t>阶段</w:t>
            </w:r>
            <w:r w:rsidR="00E633D4">
              <w:t>将候选部署拓扑划分为三类拓扑层级：</w:t>
            </w:r>
          </w:p>
          <w:p w14:paraId="0F39080A" w14:textId="68094391" w:rsidR="000A3081" w:rsidRPr="000A3081" w:rsidRDefault="00000000" w:rsidP="000A3081">
            <w:pPr>
              <w:spacing w:line="360" w:lineRule="auto"/>
              <w:ind w:firstLineChars="200" w:firstLine="480"/>
              <w:rPr>
                <w:rFonts w:ascii="Times New Roman" w:hAnsi="Times New Roman" w:cs="Times New Roman"/>
                <w:b/>
              </w:rPr>
            </w:pPr>
            <m:oMathPara>
              <m:oMath>
                <m:eqArr>
                  <m:eqArrPr>
                    <m:maxDist m:val="1"/>
                    <m:ctrlPr>
                      <w:rPr>
                        <w:rFonts w:ascii="Cambria Math" w:hAnsi="Cambria Math" w:cs="Times New Roman"/>
                        <w:i/>
                      </w:rPr>
                    </m:ctrlPr>
                  </m:eqArrPr>
                  <m:e>
                    <m:r>
                      <m:rPr>
                        <m:sty m:val="b"/>
                      </m:rPr>
                      <w:rPr>
                        <w:rFonts w:ascii="Cambria Math" w:hAnsi="Cambria Math" w:cs="Times New Roman" w:hint="eastAsia"/>
                      </w:rPr>
                      <m:t>Π</m:t>
                    </m:r>
                    <m:r>
                      <w:rPr>
                        <w:rFonts w:ascii="Cambria Math" w:hAnsi="Cambria Math" w:cs="Times New Roman"/>
                      </w:rPr>
                      <m:t>=</m:t>
                    </m:r>
                    <m:r>
                      <m:rPr>
                        <m:lit/>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ctrlPr>
                          <w:rPr>
                            <w:rFonts w:ascii="Cambria Math" w:hAnsi="Cambria Math" w:cs="Times New Roman"/>
                          </w:rPr>
                        </m:ctrlPr>
                      </m:e>
                      <m:sub>
                        <m:r>
                          <w:rPr>
                            <w:rFonts w:ascii="Cambria Math" w:hAnsi="Cambria Math" w:cs="Times New Roman"/>
                          </w:rPr>
                          <m:t>local</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rack</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cross</m:t>
                        </m:r>
                      </m:sub>
                    </m:sSub>
                    <m:r>
                      <m:rPr>
                        <m:lit/>
                      </m:rPr>
                      <w:rPr>
                        <w:rFonts w:ascii="Cambria Math" w:hAnsi="Cambria Math" w:cs="Times New Roman"/>
                      </w:rPr>
                      <m:t>}</m:t>
                    </m:r>
                    <m:r>
                      <m:rPr>
                        <m:sty m:val="bi"/>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15</m:t>
                        </m:r>
                      </m:e>
                    </m:d>
                    <m:ctrlPr>
                      <w:rPr>
                        <w:rFonts w:ascii="Cambria Math" w:hAnsi="Cambria Math" w:cs="Times New Roman"/>
                        <w:b/>
                        <w:i/>
                      </w:rPr>
                    </m:ctrlPr>
                  </m:e>
                </m:eqArr>
              </m:oMath>
            </m:oMathPara>
          </w:p>
          <w:p w14:paraId="7957D872" w14:textId="24929832" w:rsidR="002D0BD7" w:rsidRDefault="00E633D4" w:rsidP="00E633D4">
            <w:pPr>
              <w:spacing w:line="360" w:lineRule="auto"/>
              <w:ind w:firstLineChars="200" w:firstLine="480"/>
              <w:rPr>
                <w:rFonts w:ascii="Times New Roman" w:hAnsi="Times New Roman" w:cs="Times New Roman"/>
              </w:rPr>
            </w:pPr>
            <w:r>
              <w:rPr>
                <w:rFonts w:ascii="Times New Roman" w:hAnsi="Times New Roman" w:cs="Times New Roman" w:hint="eastAsia"/>
              </w:rPr>
              <w:t>其中，</w:t>
            </w:r>
            <m:oMath>
              <m:sSub>
                <m:sSubPr>
                  <m:ctrlPr>
                    <w:rPr>
                      <w:rFonts w:ascii="Cambria Math" w:hAnsi="Cambria Math" w:cs="Times New Roman"/>
                      <w:i/>
                    </w:rPr>
                  </m:ctrlPr>
                </m:sSubPr>
                <m:e>
                  <m:r>
                    <w:rPr>
                      <w:rFonts w:ascii="Cambria Math" w:hAnsi="Cambria Math" w:cs="Times New Roman"/>
                    </w:rPr>
                    <m:t>π</m:t>
                  </m:r>
                  <m:ctrlPr>
                    <w:rPr>
                      <w:rFonts w:ascii="Cambria Math" w:hAnsi="Cambria Math" w:cs="Times New Roman"/>
                    </w:rPr>
                  </m:ctrlPr>
                </m:e>
                <m:sub>
                  <m:r>
                    <w:rPr>
                      <w:rFonts w:ascii="Cambria Math" w:hAnsi="Cambria Math" w:cs="Times New Roman"/>
                    </w:rPr>
                    <m:t>local</m:t>
                  </m:r>
                </m:sub>
              </m:sSub>
            </m:oMath>
            <w:r>
              <w:t>表示</w:t>
            </w:r>
            <w:r w:rsidRPr="00E633D4">
              <w:rPr>
                <w:rStyle w:val="af4"/>
                <w:b w:val="0"/>
                <w:bCs w:val="0"/>
              </w:rPr>
              <w:t>同节点</w:t>
            </w:r>
            <w:r>
              <w:t>部署</w:t>
            </w:r>
            <w:r>
              <w:rPr>
                <w:rFonts w:hint="eastAsia"/>
              </w:rPr>
              <w:t>，</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rack</m:t>
                  </m:r>
                </m:sub>
              </m:sSub>
            </m:oMath>
            <w:r>
              <w:t>表示</w:t>
            </w:r>
            <w:r w:rsidRPr="00E633D4">
              <w:rPr>
                <w:rStyle w:val="af4"/>
                <w:b w:val="0"/>
                <w:bCs w:val="0"/>
              </w:rPr>
              <w:t>跨节点同机架</w:t>
            </w:r>
            <w:r>
              <w:t>部署</w:t>
            </w:r>
            <w:r>
              <w:rPr>
                <w:rFonts w:hint="eastAsia"/>
              </w:rPr>
              <w:t>，</w:t>
            </w:r>
            <m:oMath>
              <m:sSub>
                <m:sSubPr>
                  <m:ctrlPr>
                    <w:rPr>
                      <w:rFonts w:ascii="Cambria Math" w:hAnsi="Cambria Math" w:cs="Times New Roman"/>
                      <w:i/>
                    </w:rPr>
                  </m:ctrlPr>
                </m:sSubPr>
                <m:e>
                  <m:r>
                    <w:rPr>
                      <w:rFonts w:ascii="Cambria Math" w:hAnsi="Cambria Math" w:cs="Times New Roman"/>
                    </w:rPr>
                    <m:t>π</m:t>
                  </m:r>
                </m:e>
                <m:sub>
                  <m:r>
                    <w:rPr>
                      <w:rFonts w:ascii="Cambria Math" w:hAnsi="Cambria Math" w:cs="Times New Roman"/>
                    </w:rPr>
                    <m:t>cross</m:t>
                  </m:r>
                </m:sub>
              </m:sSub>
            </m:oMath>
            <w:r>
              <w:t>表示</w:t>
            </w:r>
            <w:r w:rsidRPr="00E633D4">
              <w:rPr>
                <w:rStyle w:val="af4"/>
                <w:b w:val="0"/>
                <w:bCs w:val="0"/>
              </w:rPr>
              <w:t>跨机架</w:t>
            </w:r>
            <w:r>
              <w:t>部署。该划分反映了集群环境中不同任务放置关系所对应的典型通信路径差异。由于同节点、同机架跨节点与跨机架三类拓扑在通信链路层次、路径长度及共享网络资源上存在显著不同，因此对每一类拓扑</w:t>
            </w:r>
            <w:r w:rsidR="004379B7">
              <w:rPr>
                <w:rFonts w:hint="eastAsia"/>
              </w:rPr>
              <w:t>层级</w:t>
            </w:r>
            <w:r>
              <w:rPr>
                <w:rFonts w:hint="eastAsia"/>
              </w:rPr>
              <w:t xml:space="preserve"> </w:t>
            </w:r>
            <m:oMath>
              <m:r>
                <w:rPr>
                  <w:rFonts w:ascii="Cambria Math" w:hAnsi="Cambria Math" w:cs="Times New Roman"/>
                </w:rPr>
                <m:t>π</m:t>
              </m:r>
              <m:r>
                <w:rPr>
                  <w:rFonts w:ascii="Cambria Math" w:hAnsi="Cambria Math" w:cs="Times New Roman" w:hint="eastAsia"/>
                </w:rPr>
                <m:t>∈</m:t>
              </m:r>
              <m:r>
                <m:rPr>
                  <m:sty m:val="b"/>
                </m:rPr>
                <w:rPr>
                  <w:rFonts w:ascii="Cambria Math" w:hAnsi="Cambria Math" w:cs="Times New Roman" w:hint="eastAsia"/>
                </w:rPr>
                <m:t>Π</m:t>
              </m:r>
            </m:oMath>
            <w:r>
              <w:rPr>
                <w:rFonts w:hint="eastAsia"/>
              </w:rPr>
              <w:t xml:space="preserve"> ，</w:t>
            </w:r>
            <w:r w:rsidR="002D0BD7" w:rsidRPr="002D0BD7">
              <w:rPr>
                <w:rFonts w:ascii="Times New Roman" w:hAnsi="Times New Roman" w:cs="Times New Roman"/>
              </w:rPr>
              <w:t>定义</w:t>
            </w:r>
            <w:r>
              <w:rPr>
                <w:rFonts w:ascii="Times New Roman" w:hAnsi="Times New Roman" w:cs="Times New Roman" w:hint="eastAsia"/>
              </w:rPr>
              <w:t>其</w:t>
            </w:r>
            <w:r w:rsidR="002D0BD7" w:rsidRPr="002D0BD7">
              <w:rPr>
                <w:rFonts w:ascii="Times New Roman" w:hAnsi="Times New Roman" w:cs="Times New Roman"/>
              </w:rPr>
              <w:t>拓扑代价为：</w:t>
            </w:r>
          </w:p>
          <w:p w14:paraId="3AEEB51C" w14:textId="72A6B93A"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m:t>
                    </m:r>
                    <m:r>
                      <m:rPr>
                        <m:lit/>
                      </m:rPr>
                      <w:rPr>
                        <w:rFonts w:ascii="Cambria Math" w:hAnsi="Cambria Math" w:cs="Times New Roman"/>
                      </w:rPr>
                      <m:t>{</m:t>
                    </m:r>
                    <m:d>
                      <m:dPr>
                        <m:ctrlPr>
                          <w:rPr>
                            <w:rFonts w:ascii="Cambria Math" w:hAnsi="Cambria Math" w:cs="Times New Roman"/>
                            <w:i/>
                          </w:rPr>
                        </m:ctrlPr>
                      </m:dPr>
                      <m:e>
                        <m:r>
                          <m:rPr>
                            <m:sty m:val="p"/>
                          </m:rPr>
                          <w:rPr>
                            <w:rFonts w:ascii="Cambria Math" w:hAnsi="Cambria Math" w:cs="Times New Roman"/>
                          </w:rPr>
                          <m:t>B</m:t>
                        </m:r>
                        <m:sSub>
                          <m:sSubPr>
                            <m:ctrlPr>
                              <w:rPr>
                                <w:rFonts w:ascii="Cambria Math" w:hAnsi="Cambria Math" w:cs="Times New Roman"/>
                                <w:iCs/>
                              </w:rPr>
                            </m:ctrlPr>
                          </m:sSubPr>
                          <m:e>
                            <m:r>
                              <m:rPr>
                                <m:sty m:val="p"/>
                              </m:rPr>
                              <w:rPr>
                                <w:rFonts w:ascii="Cambria Math" w:hAnsi="Cambria Math" w:cs="Times New Roman"/>
                              </w:rPr>
                              <m:t>W</m:t>
                            </m:r>
                          </m:e>
                          <m:sub>
                            <m:r>
                              <w:rPr>
                                <w:rFonts w:ascii="Cambria Math" w:hAnsi="Cambria Math" w:cs="Times New Roman" w:hint="eastAsia"/>
                              </w:rPr>
                              <m:t>u</m:t>
                            </m:r>
                            <m:ctrlPr>
                              <w:rPr>
                                <w:rFonts w:ascii="Cambria Math" w:hAnsi="Cambria Math" w:cs="Times New Roman" w:hint="eastAsia"/>
                                <w:iCs/>
                              </w:rPr>
                            </m:ctrlPr>
                          </m:sub>
                        </m:sSub>
                        <m:d>
                          <m:dPr>
                            <m:ctrlPr>
                              <w:rPr>
                                <w:rFonts w:ascii="Cambria Math" w:hAnsi="Cambria Math" w:cs="Times New Roman"/>
                                <w:i/>
                              </w:rPr>
                            </m:ctrlPr>
                          </m:dPr>
                          <m:e>
                            <m:r>
                              <w:rPr>
                                <w:rFonts w:ascii="Cambria Math" w:hAnsi="Cambria Math" w:cs="Times New Roman"/>
                              </w:rPr>
                              <m:t>π</m:t>
                            </m:r>
                          </m:e>
                        </m:d>
                        <m:r>
                          <w:rPr>
                            <w:rFonts w:ascii="Cambria Math" w:hAnsi="Cambria Math" w:cs="Times New Roman"/>
                          </w:rPr>
                          <m:t>,</m:t>
                        </m:r>
                        <m:r>
                          <m:rPr>
                            <m:sty m:val="p"/>
                          </m:rPr>
                          <w:rPr>
                            <w:rFonts w:ascii="Cambria Math" w:hAnsi="Cambria Math" w:cs="Times New Roman"/>
                          </w:rPr>
                          <m:t>RT</m:t>
                        </m:r>
                        <m:sSub>
                          <m:sSubPr>
                            <m:ctrlPr>
                              <w:rPr>
                                <w:rFonts w:ascii="Cambria Math" w:hAnsi="Cambria Math" w:cs="Times New Roman"/>
                                <w:iCs/>
                              </w:rPr>
                            </m:ctrlPr>
                          </m:sSubPr>
                          <m:e>
                            <m:r>
                              <m:rPr>
                                <m:sty m:val="p"/>
                              </m:rPr>
                              <w:rPr>
                                <w:rFonts w:ascii="Cambria Math" w:hAnsi="Cambria Math" w:cs="Times New Roman"/>
                              </w:rPr>
                              <m:t>T</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e>
                    </m:d>
                    <m:sSub>
                      <m:sSubPr>
                        <m:ctrlPr>
                          <w:rPr>
                            <w:rFonts w:ascii="Cambria Math" w:hAnsi="Cambria Math" w:cs="Times New Roman"/>
                            <w:i/>
                          </w:rPr>
                        </m:ctrlPr>
                      </m:sSubPr>
                      <m:e>
                        <m:r>
                          <m:rPr>
                            <m:lit/>
                          </m:rPr>
                          <w:rPr>
                            <w:rFonts w:ascii="Cambria Math" w:hAnsi="Cambria Math" w:cs="Times New Roman"/>
                          </w:rPr>
                          <m:t>}</m:t>
                        </m:r>
                      </m:e>
                      <m:sub>
                        <m:r>
                          <w:rPr>
                            <w:rFonts w:ascii="Cambria Math" w:hAnsi="Cambria Math" w:cs="Times New Roman" w:hint="eastAsia"/>
                          </w:rPr>
                          <m:t>u</m:t>
                        </m:r>
                        <m:r>
                          <w:rPr>
                            <w:rFonts w:ascii="Cambria Math" w:hAnsi="Cambria Math" w:cs="Times New Roman" w:hint="eastAsia"/>
                          </w:rPr>
                          <m:t>∈</m:t>
                        </m:r>
                        <m:r>
                          <w:rPr>
                            <w:rFonts w:ascii="Cambria Math" w:hAnsi="Cambria Math" w:cs="Times New Roman" w:hint="eastAsia"/>
                          </w:rPr>
                          <m:t>U</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3B4AC7CF" w14:textId="05EA9C68" w:rsidR="002D0BD7" w:rsidRDefault="002D0BD7" w:rsidP="002D0BD7">
            <w:pPr>
              <w:spacing w:line="360" w:lineRule="auto"/>
              <w:ind w:firstLineChars="200" w:firstLine="480"/>
            </w:pPr>
            <w:r>
              <w:rPr>
                <w:rFonts w:ascii="Times New Roman" w:hAnsi="Times New Roman" w:cs="Times New Roman" w:hint="eastAsia"/>
              </w:rPr>
              <w:t>其中</w:t>
            </w:r>
            <w:r w:rsidR="00604E09">
              <w:rPr>
                <w:rFonts w:ascii="Times New Roman" w:hAnsi="Times New Roman" w:cs="Times New Roman" w:hint="eastAsia"/>
              </w:rPr>
              <w:t>，</w:t>
            </w:r>
            <m:oMath>
              <m:r>
                <m:rPr>
                  <m:sty m:val="p"/>
                </m:rPr>
                <w:rPr>
                  <w:rFonts w:ascii="Cambria Math" w:hAnsi="Cambria Math" w:cs="Times New Roman"/>
                </w:rPr>
                <m:t>B</m:t>
              </m:r>
              <m:sSub>
                <m:sSubPr>
                  <m:ctrlPr>
                    <w:rPr>
                      <w:rFonts w:ascii="Cambria Math" w:hAnsi="Cambria Math" w:cs="Times New Roman"/>
                      <w:bCs/>
                      <w:iCs/>
                    </w:rPr>
                  </m:ctrlPr>
                </m:sSubPr>
                <m:e>
                  <m:r>
                    <m:rPr>
                      <m:sty m:val="p"/>
                    </m:rPr>
                    <w:rPr>
                      <w:rFonts w:ascii="Cambria Math" w:hAnsi="Cambria Math" w:cs="Times New Roman"/>
                    </w:rPr>
                    <m:t>W</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oMath>
            <w:r w:rsidR="00C60AE1">
              <w:rPr>
                <w:rFonts w:ascii="Times New Roman" w:hAnsi="Times New Roman" w:cs="Times New Roman" w:hint="eastAsia"/>
              </w:rPr>
              <w:t xml:space="preserve"> </w:t>
            </w:r>
            <w:r>
              <w:t>表示拓扑</w:t>
            </w:r>
            <w:r>
              <w:rPr>
                <w:rFonts w:hint="eastAsia"/>
              </w:rPr>
              <w:t xml:space="preserve"> </w:t>
            </w:r>
            <m:oMath>
              <m:r>
                <w:rPr>
                  <w:rFonts w:ascii="Cambria Math" w:hAnsi="Cambria Math"/>
                </w:rPr>
                <m:t>π</m:t>
              </m:r>
            </m:oMath>
            <w:r>
              <w:rPr>
                <w:rFonts w:hint="eastAsia"/>
              </w:rPr>
              <w:t xml:space="preserve"> </w:t>
            </w:r>
            <w:r>
              <w:t xml:space="preserve">在桶 </w:t>
            </w:r>
            <m:oMath>
              <m:r>
                <w:rPr>
                  <w:rFonts w:ascii="Cambria Math" w:hAnsi="Cambria Math" w:hint="eastAsia"/>
                </w:rPr>
                <m:t>u</m:t>
              </m:r>
            </m:oMath>
            <w:r>
              <w:rPr>
                <w:rFonts w:hint="eastAsia"/>
              </w:rPr>
              <w:t xml:space="preserve"> </w:t>
            </w:r>
            <w:r>
              <w:t>对应消息尺度下的有效带宽</w:t>
            </w:r>
            <w:r>
              <w:rPr>
                <w:rFonts w:hint="eastAsia"/>
              </w:rPr>
              <w:t>，</w:t>
            </w:r>
            <m:oMath>
              <m:r>
                <m:rPr>
                  <m:sty m:val="p"/>
                </m:rPr>
                <w:rPr>
                  <w:rFonts w:ascii="Cambria Math" w:hAnsi="Cambria Math" w:cs="Times New Roman"/>
                </w:rPr>
                <m:t>RT</m:t>
              </m:r>
              <m:sSub>
                <m:sSubPr>
                  <m:ctrlPr>
                    <w:rPr>
                      <w:rFonts w:ascii="Cambria Math" w:hAnsi="Cambria Math" w:cs="Times New Roman"/>
                      <w:bCs/>
                      <w:iCs/>
                    </w:rPr>
                  </m:ctrlPr>
                </m:sSubPr>
                <m:e>
                  <m:r>
                    <m:rPr>
                      <m:sty m:val="p"/>
                    </m:rPr>
                    <w:rPr>
                      <w:rFonts w:ascii="Cambria Math" w:hAnsi="Cambria Math" w:cs="Times New Roman"/>
                    </w:rPr>
                    <m:t>T</m:t>
                  </m:r>
                </m:e>
                <m:sub>
                  <m:r>
                    <w:rPr>
                      <w:rFonts w:ascii="Cambria Math" w:hAnsi="Cambria Math" w:cs="Times New Roman" w:hint="eastAsia"/>
                    </w:rPr>
                    <m:t>u</m:t>
                  </m:r>
                </m:sub>
              </m:sSub>
              <m:d>
                <m:dPr>
                  <m:ctrlPr>
                    <w:rPr>
                      <w:rFonts w:ascii="Cambria Math" w:hAnsi="Cambria Math" w:cs="Times New Roman"/>
                      <w:i/>
                    </w:rPr>
                  </m:ctrlPr>
                </m:dPr>
                <m:e>
                  <m:r>
                    <w:rPr>
                      <w:rFonts w:ascii="Cambria Math" w:hAnsi="Cambria Math" w:cs="Times New Roman"/>
                    </w:rPr>
                    <m:t>π</m:t>
                  </m:r>
                </m:e>
              </m:d>
            </m:oMath>
            <w:r w:rsidR="00C60AE1">
              <w:rPr>
                <w:rFonts w:hint="eastAsia"/>
              </w:rPr>
              <w:t xml:space="preserve"> </w:t>
            </w:r>
            <w:r>
              <w:t>表示拓扑</w:t>
            </w:r>
            <w:r w:rsidR="00F41FF3">
              <w:rPr>
                <w:rFonts w:hint="eastAsia"/>
              </w:rPr>
              <w:t xml:space="preserve"> </w:t>
            </w:r>
            <w:r>
              <w:t xml:space="preserve"> </w:t>
            </w:r>
            <m:oMath>
              <m:r>
                <w:rPr>
                  <w:rFonts w:ascii="Cambria Math" w:hAnsi="Cambria Math"/>
                </w:rPr>
                <m:t>π</m:t>
              </m:r>
            </m:oMath>
            <w:r w:rsidR="00F41FF3">
              <w:rPr>
                <w:rFonts w:hint="eastAsia"/>
              </w:rPr>
              <w:t xml:space="preserve"> </w:t>
            </w:r>
            <w:r>
              <w:t xml:space="preserve">在桶 </w:t>
            </w:r>
            <m:oMath>
              <m:r>
                <w:rPr>
                  <w:rFonts w:ascii="Cambria Math" w:hAnsi="Cambria Math" w:hint="eastAsia"/>
                </w:rPr>
                <m:t>u</m:t>
              </m:r>
            </m:oMath>
            <w:r>
              <w:rPr>
                <w:rFonts w:hint="eastAsia"/>
              </w:rPr>
              <w:t xml:space="preserve"> </w:t>
            </w:r>
            <w:r>
              <w:t>对应消息尺度下的等效单轮时延。</w:t>
            </w:r>
          </w:p>
          <w:p w14:paraId="58ADAB8D" w14:textId="6A8C7B9E" w:rsidR="002D0BD7" w:rsidRDefault="002D0BD7" w:rsidP="00E37DA5">
            <w:pPr>
              <w:spacing w:line="360" w:lineRule="auto"/>
              <w:ind w:firstLineChars="200" w:firstLine="480"/>
              <w:rPr>
                <w:rFonts w:ascii="Times New Roman" w:hAnsi="Times New Roman" w:cs="Times New Roman"/>
              </w:rPr>
            </w:pPr>
            <w:r w:rsidRPr="002D0BD7">
              <w:rPr>
                <w:rFonts w:ascii="Times New Roman" w:hAnsi="Times New Roman" w:cs="Times New Roman"/>
              </w:rPr>
              <w:t>按</w:t>
            </w:r>
            <w:r w:rsidRPr="002D0BD7">
              <w:rPr>
                <w:rFonts w:ascii="Times New Roman" w:hAnsi="Times New Roman" w:cs="Times New Roman"/>
              </w:rPr>
              <w:t>small</w:t>
            </w:r>
            <w:r w:rsidRPr="002D0BD7">
              <w:rPr>
                <w:rFonts w:ascii="Times New Roman" w:hAnsi="Times New Roman" w:cs="Times New Roman"/>
              </w:rPr>
              <w:t>、</w:t>
            </w:r>
            <w:r w:rsidRPr="002D0BD7">
              <w:rPr>
                <w:rFonts w:ascii="Times New Roman" w:hAnsi="Times New Roman" w:cs="Times New Roman"/>
              </w:rPr>
              <w:t>medium</w:t>
            </w:r>
            <w:r w:rsidRPr="002D0BD7">
              <w:rPr>
                <w:rFonts w:ascii="Times New Roman" w:hAnsi="Times New Roman" w:cs="Times New Roman"/>
              </w:rPr>
              <w:t>、</w:t>
            </w:r>
            <w:r w:rsidRPr="002D0BD7">
              <w:rPr>
                <w:rFonts w:ascii="Times New Roman" w:hAnsi="Times New Roman" w:cs="Times New Roman"/>
              </w:rPr>
              <w:t>large</w:t>
            </w:r>
            <w:r w:rsidRPr="002D0BD7">
              <w:rPr>
                <w:rFonts w:ascii="Times New Roman" w:hAnsi="Times New Roman" w:cs="Times New Roman"/>
              </w:rPr>
              <w:t>三类消息规模分别测量</w:t>
            </w:r>
            <w:r>
              <w:rPr>
                <w:rFonts w:ascii="Times New Roman" w:hAnsi="Times New Roman" w:cs="Times New Roman" w:hint="eastAsia"/>
              </w:rPr>
              <w:t>：</w:t>
            </w:r>
            <w:r w:rsidRPr="002D0BD7">
              <w:rPr>
                <w:rFonts w:ascii="Times New Roman" w:hAnsi="Times New Roman" w:cs="Times New Roman"/>
              </w:rPr>
              <w:t>smal</w:t>
            </w:r>
            <w:r>
              <w:rPr>
                <w:rFonts w:ascii="Times New Roman" w:hAnsi="Times New Roman" w:cs="Times New Roman" w:hint="eastAsia"/>
              </w:rPr>
              <w:t>l</w:t>
            </w:r>
            <w:r>
              <w:rPr>
                <w:rFonts w:ascii="Times New Roman" w:hAnsi="Times New Roman" w:cs="Times New Roman" w:hint="eastAsia"/>
              </w:rPr>
              <w:t>消息桶</w:t>
            </w:r>
            <w:r w:rsidRPr="002D0BD7">
              <w:rPr>
                <w:rFonts w:ascii="Times New Roman" w:hAnsi="Times New Roman" w:cs="Times New Roman"/>
              </w:rPr>
              <w:t>对应的小消息带宽与</w:t>
            </w:r>
            <w:r w:rsidRPr="002D0BD7">
              <w:rPr>
                <w:rFonts w:ascii="Times New Roman" w:hAnsi="Times New Roman" w:cs="Times New Roman"/>
              </w:rPr>
              <w:t xml:space="preserve"> RTT</w:t>
            </w:r>
            <w:r>
              <w:rPr>
                <w:rFonts w:ascii="Times New Roman" w:hAnsi="Times New Roman" w:cs="Times New Roman" w:hint="eastAsia"/>
              </w:rPr>
              <w:t>、</w:t>
            </w:r>
            <w:r w:rsidRPr="002D0BD7">
              <w:rPr>
                <w:rFonts w:ascii="Times New Roman" w:hAnsi="Times New Roman" w:cs="Times New Roman"/>
              </w:rPr>
              <w:t>medium</w:t>
            </w:r>
            <w:r>
              <w:rPr>
                <w:rFonts w:ascii="Times New Roman" w:hAnsi="Times New Roman" w:cs="Times New Roman" w:hint="eastAsia"/>
              </w:rPr>
              <w:t>消息桶</w:t>
            </w:r>
            <w:r w:rsidRPr="002D0BD7">
              <w:rPr>
                <w:rFonts w:ascii="Times New Roman" w:hAnsi="Times New Roman" w:cs="Times New Roman"/>
              </w:rPr>
              <w:t>对应的中等消息带宽与</w:t>
            </w:r>
            <w:r w:rsidRPr="002D0BD7">
              <w:rPr>
                <w:rFonts w:ascii="Times New Roman" w:hAnsi="Times New Roman" w:cs="Times New Roman"/>
              </w:rPr>
              <w:t>RTT</w:t>
            </w:r>
            <w:r>
              <w:rPr>
                <w:rFonts w:ascii="Times New Roman" w:hAnsi="Times New Roman" w:cs="Times New Roman" w:hint="eastAsia"/>
              </w:rPr>
              <w:t>、</w:t>
            </w:r>
            <w:r w:rsidRPr="002D0BD7">
              <w:rPr>
                <w:rFonts w:ascii="Times New Roman" w:hAnsi="Times New Roman" w:cs="Times New Roman"/>
              </w:rPr>
              <w:t>large</w:t>
            </w:r>
            <w:r>
              <w:rPr>
                <w:rFonts w:ascii="Times New Roman" w:hAnsi="Times New Roman" w:cs="Times New Roman" w:hint="eastAsia"/>
              </w:rPr>
              <w:t>消息桶</w:t>
            </w:r>
            <w:r w:rsidRPr="002D0BD7">
              <w:rPr>
                <w:rFonts w:ascii="Times New Roman" w:hAnsi="Times New Roman" w:cs="Times New Roman"/>
              </w:rPr>
              <w:t>对应的大消息带宽与</w:t>
            </w:r>
            <w:r w:rsidRPr="002D0BD7">
              <w:rPr>
                <w:rFonts w:ascii="Times New Roman" w:hAnsi="Times New Roman" w:cs="Times New Roman"/>
              </w:rPr>
              <w:t xml:space="preserve"> RTT</w:t>
            </w:r>
            <w:r>
              <w:rPr>
                <w:rFonts w:ascii="Times New Roman" w:hAnsi="Times New Roman" w:cs="Times New Roman" w:hint="eastAsia"/>
              </w:rPr>
              <w:t>，从而得到</w:t>
            </w:r>
            <w:r>
              <w:t>包含通信库实现、软件栈、链路特性与系统开销在内的</w:t>
            </w:r>
            <w:r>
              <w:rPr>
                <w:rFonts w:hint="eastAsia"/>
              </w:rPr>
              <w:t>网络实际通信代价</w:t>
            </w:r>
            <w:r w:rsidRPr="002D0BD7">
              <w:rPr>
                <w:rFonts w:ascii="Times New Roman" w:hAnsi="Times New Roman" w:cs="Times New Roman"/>
              </w:rPr>
              <w:t>。</w:t>
            </w:r>
          </w:p>
          <w:p w14:paraId="22285F2A" w14:textId="197FA5E7" w:rsidR="006D47C4" w:rsidRPr="006D47C4" w:rsidRDefault="006D47C4" w:rsidP="006D47C4">
            <w:pPr>
              <w:spacing w:line="360" w:lineRule="auto"/>
              <w:rPr>
                <w:b/>
                <w:bCs/>
              </w:rPr>
            </w:pPr>
            <w:r w:rsidRPr="006D47C4">
              <w:rPr>
                <w:b/>
                <w:bCs/>
              </w:rPr>
              <w:t>4.1.3 基于深度神经网络的通信时延拟合模型</w:t>
            </w:r>
          </w:p>
          <w:p w14:paraId="6BDD1482" w14:textId="6F8757F1" w:rsidR="00E37DA5" w:rsidRDefault="00E37DA5" w:rsidP="00E37DA5">
            <w:pPr>
              <w:spacing w:line="360" w:lineRule="auto"/>
              <w:ind w:firstLineChars="200" w:firstLine="480"/>
              <w:rPr>
                <w:rFonts w:ascii="Times New Roman" w:hAnsi="Times New Roman" w:cs="Times New Roman"/>
              </w:rPr>
            </w:pPr>
            <w:r>
              <w:t>给定</w:t>
            </w:r>
            <w:r w:rsidR="006D47C4">
              <w:rPr>
                <w:rFonts w:ascii="Times New Roman" w:hAnsi="Times New Roman" w:cs="Times New Roman" w:hint="eastAsia"/>
              </w:rPr>
              <w:t>工作负载</w:t>
            </w:r>
            <w:r w:rsidR="004379B7">
              <w:rPr>
                <w:rFonts w:ascii="Times New Roman" w:hAnsi="Times New Roman" w:cs="Times New Roman" w:hint="eastAsia"/>
              </w:rPr>
              <w:t xml:space="preserve"> </w:t>
            </w:r>
            <m:oMath>
              <m:r>
                <w:rPr>
                  <w:rFonts w:ascii="Cambria Math" w:hAnsi="Cambria Math"/>
                </w:rPr>
                <m:t>w</m:t>
              </m:r>
            </m:oMath>
            <w:r>
              <w:t>、配置</w:t>
            </w:r>
            <w:r>
              <w:rPr>
                <w:rFonts w:hint="eastAsia"/>
              </w:rPr>
              <w:t xml:space="preserve"> </w:t>
            </w:r>
            <m:oMath>
              <m:r>
                <w:rPr>
                  <w:rFonts w:ascii="Cambria Math" w:hAnsi="Cambria Math"/>
                </w:rPr>
                <m:t>c</m:t>
              </m:r>
            </m:oMath>
            <w:r w:rsidR="007D0789">
              <w:rPr>
                <w:rFonts w:hint="eastAsia"/>
              </w:rPr>
              <w:t xml:space="preserve"> </w:t>
            </w:r>
            <w:r>
              <w:t xml:space="preserve">与候选拓扑 </w:t>
            </w:r>
            <m:oMath>
              <m:r>
                <w:rPr>
                  <w:rFonts w:ascii="Cambria Math" w:hAnsi="Cambria Math"/>
                </w:rPr>
                <m:t>π</m:t>
              </m:r>
            </m:oMath>
            <w:r>
              <w:t>，本</w:t>
            </w:r>
            <w:r>
              <w:rPr>
                <w:rFonts w:hint="eastAsia"/>
              </w:rPr>
              <w:t>研究</w:t>
            </w:r>
            <w:r>
              <w:t>将各阶段的通信时间</w:t>
            </w:r>
            <w:r>
              <w:rPr>
                <w:rFonts w:hint="eastAsia"/>
              </w:rPr>
              <w:t>建模</w:t>
            </w:r>
            <w:r>
              <w:t>为：</w:t>
            </w:r>
          </w:p>
          <w:p w14:paraId="58901105" w14:textId="29E9CC5A"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ϕ</m:t>
                        </m:r>
                      </m:sub>
                    </m:sSub>
                    <m:d>
                      <m:dPr>
                        <m:ctrlPr>
                          <w:rPr>
                            <w:rFonts w:ascii="Cambria Math" w:hAnsi="Cambria Math" w:cs="Times New Roman"/>
                            <w:i/>
                          </w:rPr>
                        </m:ctrlPr>
                      </m:dPr>
                      <m:e>
                        <m:r>
                          <w:rPr>
                            <w:rFonts w:ascii="Cambria Math" w:hAnsi="Cambria Math" w:cs="Times New Roman"/>
                          </w:rPr>
                          <m:t>w,c,π</m:t>
                        </m:r>
                      </m:e>
                    </m:d>
                    <m:r>
                      <w:rPr>
                        <w:rFonts w:ascii="Cambria Math" w:hAnsi="Cambria Math" w:cs="Times New Roman"/>
                      </w:rPr>
                      <m:t>=</m:t>
                    </m:r>
                    <m:nary>
                      <m:naryPr>
                        <m:chr m:val="∑"/>
                        <m:supHide m:val="1"/>
                        <m:ctrlPr>
                          <w:rPr>
                            <w:rFonts w:ascii="Cambria Math" w:hAnsi="Cambria Math" w:cs="Times New Roman"/>
                            <w:i/>
                          </w:rPr>
                        </m:ctrlPr>
                      </m:naryPr>
                      <m:sub>
                        <m:r>
                          <w:rPr>
                            <w:rFonts w:ascii="Cambria Math" w:hAnsi="Cambria Math" w:cs="Times New Roman" w:hint="eastAsia"/>
                          </w:rPr>
                          <m:t>u</m:t>
                        </m:r>
                        <m:r>
                          <w:rPr>
                            <w:rFonts w:ascii="Cambria Math" w:hAnsi="Cambria Math" w:cs="Times New Roman" w:hint="eastAsia"/>
                          </w:rPr>
                          <m:t>∈</m:t>
                        </m:r>
                        <m:r>
                          <w:rPr>
                            <w:rFonts w:ascii="Cambria Math" w:hAnsi="Cambria Math" w:cs="Times New Roman" w:hint="eastAsia"/>
                          </w:rPr>
                          <m:t>U</m:t>
                        </m:r>
                      </m:sub>
                      <m:sup/>
                      <m:e>
                        <m:d>
                          <m:dPr>
                            <m:ctrlPr>
                              <w:rPr>
                                <w:rFonts w:ascii="Cambria Math" w:hAnsi="Cambria Math" w:cs="Times New Roman"/>
                                <w:i/>
                              </w:rPr>
                            </m:ctrlPr>
                          </m:dPr>
                          <m:e>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ϕ,</m:t>
                                    </m:r>
                                    <m:r>
                                      <w:rPr>
                                        <w:rFonts w:ascii="Cambria Math" w:hAnsi="Cambria Math" w:cs="Times New Roman" w:hint="eastAsia"/>
                                      </w:rPr>
                                      <m:t>u</m:t>
                                    </m:r>
                                  </m:sub>
                                  <m:sup>
                                    <m:r>
                                      <w:rPr>
                                        <w:rFonts w:ascii="Cambria Math" w:hAnsi="Cambria Math" w:cs="Times New Roman"/>
                                      </w:rPr>
                                      <m:t>eq</m:t>
                                    </m:r>
                                  </m:sup>
                                </m:sSubSup>
                                <m:d>
                                  <m:dPr>
                                    <m:ctrlPr>
                                      <w:rPr>
                                        <w:rFonts w:ascii="Cambria Math" w:hAnsi="Cambria Math" w:cs="Times New Roman"/>
                                        <w:i/>
                                      </w:rPr>
                                    </m:ctrlPr>
                                  </m:dPr>
                                  <m:e>
                                    <m:r>
                                      <w:rPr>
                                        <w:rFonts w:ascii="Cambria Math" w:hAnsi="Cambria Math" w:cs="Times New Roman"/>
                                      </w:rPr>
                                      <m:t>w,c</m:t>
                                    </m:r>
                                  </m:e>
                                </m:d>
                              </m:num>
                              <m:den>
                                <m:r>
                                  <m:rPr>
                                    <m:nor/>
                                  </m:rPr>
                                  <w:rPr>
                                    <w:rFonts w:ascii="Cambria Math" w:hAnsi="Cambria Math" w:cs="Times New Roman"/>
                                    <w:iCs/>
                                  </w:rPr>
                                  <m:t>B</m:t>
                                </m:r>
                                <m:sSub>
                                  <m:sSubPr>
                                    <m:ctrlPr>
                                      <w:rPr>
                                        <w:rFonts w:ascii="Cambria Math" w:hAnsi="Cambria Math" w:cs="Times New Roman"/>
                                        <w:iCs/>
                                      </w:rPr>
                                    </m:ctrlPr>
                                  </m:sSubPr>
                                  <m:e>
                                    <m:r>
                                      <m:rPr>
                                        <m:nor/>
                                      </m:rPr>
                                      <w:rPr>
                                        <w:rFonts w:ascii="Cambria Math" w:hAnsi="Cambria Math" w:cs="Times New Roman"/>
                                        <w:iCs/>
                                      </w:rPr>
                                      <m:t>W</m:t>
                                    </m:r>
                                  </m:e>
                                  <m:sub>
                                    <m:r>
                                      <m:rPr>
                                        <m:nor/>
                                      </m:rPr>
                                      <w:rPr>
                                        <w:rFonts w:ascii="Cambria Math" w:hAnsi="Cambria Math" w:cs="Times New Roman" w:hint="eastAsia"/>
                                        <w:i/>
                                      </w:rPr>
                                      <m:t>u</m:t>
                                    </m:r>
                                  </m:sub>
                                </m:sSub>
                                <m:d>
                                  <m:dPr>
                                    <m:ctrlPr>
                                      <w:rPr>
                                        <w:rFonts w:ascii="Cambria Math" w:hAnsi="Cambria Math" w:cs="Times New Roman"/>
                                        <w:i/>
                                      </w:rPr>
                                    </m:ctrlPr>
                                  </m:dPr>
                                  <m:e>
                                    <m:r>
                                      <w:rPr>
                                        <w:rFonts w:ascii="Cambria Math" w:hAnsi="Cambria Math" w:cs="Times New Roman"/>
                                      </w:rPr>
                                      <m:t>π</m:t>
                                    </m:r>
                                  </m:e>
                                </m:d>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ϕ,</m:t>
                                </m:r>
                                <m:r>
                                  <w:rPr>
                                    <w:rFonts w:ascii="Cambria Math" w:hAnsi="Cambria Math" w:cs="Times New Roman" w:hint="eastAsia"/>
                                  </w:rPr>
                                  <m:t>u</m:t>
                                </m:r>
                              </m:sub>
                              <m:sup>
                                <m:r>
                                  <w:rPr>
                                    <w:rFonts w:ascii="Cambria Math" w:hAnsi="Cambria Math" w:cs="Times New Roman"/>
                                  </w:rPr>
                                  <m:t>eq</m:t>
                                </m:r>
                              </m:sup>
                            </m:sSubSup>
                            <m:d>
                              <m:dPr>
                                <m:ctrlPr>
                                  <w:rPr>
                                    <w:rFonts w:ascii="Cambria Math" w:hAnsi="Cambria Math" w:cs="Times New Roman"/>
                                    <w:i/>
                                  </w:rPr>
                                </m:ctrlPr>
                              </m:dPr>
                              <m:e>
                                <m:r>
                                  <w:rPr>
                                    <w:rFonts w:ascii="Cambria Math" w:hAnsi="Cambria Math" w:cs="Times New Roman"/>
                                  </w:rPr>
                                  <m:t>w,c</m:t>
                                </m:r>
                              </m:e>
                            </m:d>
                            <m:r>
                              <w:rPr>
                                <w:rFonts w:ascii="Cambria Math" w:hAnsi="Cambria Math" w:cs="Cambria Math"/>
                              </w:rPr>
                              <m:t>⋅</m:t>
                            </m:r>
                            <m:r>
                              <m:rPr>
                                <m:nor/>
                              </m:rPr>
                              <w:rPr>
                                <w:rFonts w:ascii="Cambria Math" w:hAnsi="Cambria Math" w:cs="Times New Roman"/>
                                <w:iCs/>
                              </w:rPr>
                              <m:t>RT</m:t>
                            </m:r>
                            <m:sSub>
                              <m:sSubPr>
                                <m:ctrlPr>
                                  <w:rPr>
                                    <w:rFonts w:ascii="Cambria Math" w:hAnsi="Cambria Math" w:cs="Times New Roman"/>
                                    <w:iCs/>
                                  </w:rPr>
                                </m:ctrlPr>
                              </m:sSubPr>
                              <m:e>
                                <m:r>
                                  <m:rPr>
                                    <m:nor/>
                                  </m:rPr>
                                  <w:rPr>
                                    <w:rFonts w:ascii="Cambria Math" w:hAnsi="Cambria Math" w:cs="Times New Roman"/>
                                    <w:iCs/>
                                  </w:rPr>
                                  <m:t>T</m:t>
                                </m:r>
                              </m:e>
                              <m:sub>
                                <m:r>
                                  <m:rPr>
                                    <m:nor/>
                                  </m:rPr>
                                  <w:rPr>
                                    <w:rFonts w:ascii="Cambria Math" w:hAnsi="Cambria Math" w:cs="Times New Roman" w:hint="eastAsia"/>
                                    <w:i/>
                                  </w:rPr>
                                  <m:t>u</m:t>
                                </m:r>
                              </m:sub>
                            </m:sSub>
                            <m:d>
                              <m:dPr>
                                <m:ctrlPr>
                                  <w:rPr>
                                    <w:rFonts w:ascii="Cambria Math" w:hAnsi="Cambria Math" w:cs="Times New Roman"/>
                                    <w:i/>
                                  </w:rPr>
                                </m:ctrlPr>
                              </m:dPr>
                              <m:e>
                                <m:r>
                                  <w:rPr>
                                    <w:rFonts w:ascii="Cambria Math" w:hAnsi="Cambria Math" w:cs="Times New Roman"/>
                                  </w:rPr>
                                  <m:t>π</m:t>
                                </m:r>
                              </m:e>
                            </m:d>
                          </m:e>
                        </m:d>
                      </m:e>
                    </m:nary>
                    <m:r>
                      <w:rPr>
                        <w:rFonts w:ascii="Cambria Math" w:hAnsi="Cambria Math" w:cs="Times New Roman"/>
                      </w:rPr>
                      <m:t>, ϕ</m:t>
                    </m:r>
                    <m:r>
                      <w:rPr>
                        <w:rFonts w:ascii="Cambria Math" w:hAnsi="Cambria Math" w:cs="Times New Roman" w:hint="eastAsia"/>
                      </w:rPr>
                      <m:t>∈</m:t>
                    </m:r>
                    <m:r>
                      <m:rPr>
                        <m:lit/>
                      </m:rPr>
                      <w:rPr>
                        <w:rFonts w:ascii="Cambria Math" w:hAnsi="Cambria Math" w:cs="Times New Roman"/>
                      </w:rPr>
                      <m:t>{</m:t>
                    </m:r>
                    <m:r>
                      <m:rPr>
                        <m:nor/>
                      </m:rPr>
                      <w:rPr>
                        <w:rFonts w:ascii="Cambria Math" w:hAnsi="Cambria Math" w:cs="Times New Roman"/>
                        <w:iCs/>
                      </w:rPr>
                      <m:t>pre</m:t>
                    </m:r>
                    <m:r>
                      <m:rPr>
                        <m:sty m:val="p"/>
                      </m:rPr>
                      <w:rPr>
                        <w:rFonts w:ascii="Cambria Math" w:hAnsi="Cambria Math" w:cs="Times New Roman"/>
                      </w:rPr>
                      <m:t>,</m:t>
                    </m:r>
                    <m:r>
                      <m:rPr>
                        <m:nor/>
                      </m:rPr>
                      <w:rPr>
                        <w:rFonts w:ascii="Cambria Math" w:hAnsi="Cambria Math" w:cs="Times New Roman"/>
                        <w:iCs/>
                      </w:rPr>
                      <m:t>dec</m:t>
                    </m:r>
                    <m:r>
                      <m:rPr>
                        <m:lit/>
                      </m:rPr>
                      <w:rPr>
                        <w:rFonts w:ascii="Cambria Math" w:hAnsi="Cambria Math" w:cs="Times New Roman"/>
                      </w:rPr>
                      <m:t>}</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p w14:paraId="6659F5CB" w14:textId="27320555" w:rsidR="00E37DA5" w:rsidRDefault="00E37DA5" w:rsidP="00E37DA5">
            <w:pPr>
              <w:spacing w:line="360" w:lineRule="auto"/>
              <w:ind w:firstLineChars="200" w:firstLine="480"/>
              <w:rPr>
                <w:rFonts w:ascii="Times New Roman" w:hAnsi="Times New Roman" w:cs="Times New Roman"/>
              </w:rPr>
            </w:pPr>
            <w:r w:rsidRPr="00E37DA5">
              <w:rPr>
                <w:rFonts w:ascii="Times New Roman" w:hAnsi="Times New Roman" w:cs="Times New Roman"/>
              </w:rPr>
              <w:t>该建模具体含义指，第一阶段给出</w:t>
            </w:r>
            <w:r w:rsidR="006D47C4">
              <w:rPr>
                <w:rFonts w:ascii="Times New Roman" w:hAnsi="Times New Roman" w:cs="Times New Roman" w:hint="eastAsia"/>
              </w:rPr>
              <w:t>工作负载</w:t>
            </w:r>
            <w:r w:rsidRPr="00E37DA5">
              <w:rPr>
                <w:rFonts w:ascii="Times New Roman" w:hAnsi="Times New Roman" w:cs="Times New Roman"/>
              </w:rPr>
              <w:t>在各阶段、各消息尺度桶中的通信需求；第二阶段给出候选拓扑在相应消息尺度下的有效带宽与</w:t>
            </w:r>
            <w:r w:rsidRPr="00E37DA5">
              <w:rPr>
                <w:rFonts w:ascii="Times New Roman" w:hAnsi="Times New Roman" w:cs="Times New Roman"/>
              </w:rPr>
              <w:t xml:space="preserve"> RTT</w:t>
            </w:r>
            <w:r w:rsidRPr="00E37DA5">
              <w:rPr>
                <w:rFonts w:ascii="Times New Roman" w:hAnsi="Times New Roman" w:cs="Times New Roman"/>
              </w:rPr>
              <w:t>；最终总通信代价由所有</w:t>
            </w:r>
            <w:r>
              <w:rPr>
                <w:rFonts w:ascii="Times New Roman" w:hAnsi="Times New Roman" w:cs="Times New Roman" w:hint="eastAsia"/>
              </w:rPr>
              <w:t>消息桶</w:t>
            </w:r>
            <w:r w:rsidRPr="00E37DA5">
              <w:rPr>
                <w:rFonts w:ascii="Times New Roman" w:hAnsi="Times New Roman" w:cs="Times New Roman"/>
              </w:rPr>
              <w:t>的</w:t>
            </w:r>
            <w:r w:rsidRPr="00E37DA5">
              <w:rPr>
                <w:rStyle w:val="HTML"/>
                <w:rFonts w:ascii="Times New Roman" w:hAnsi="Times New Roman" w:cs="Times New Roman"/>
              </w:rPr>
              <w:t>bytes</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BW + rounds</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w:t>
            </w:r>
            <w:r w:rsidR="00C60AE1">
              <w:rPr>
                <w:rStyle w:val="HTML"/>
                <w:rFonts w:ascii="Times New Roman" w:hAnsi="Times New Roman" w:cs="Times New Roman" w:hint="eastAsia"/>
              </w:rPr>
              <w:t xml:space="preserve"> </w:t>
            </w:r>
            <w:r w:rsidRPr="00E37DA5">
              <w:rPr>
                <w:rStyle w:val="HTML"/>
                <w:rFonts w:ascii="Times New Roman" w:hAnsi="Times New Roman" w:cs="Times New Roman"/>
              </w:rPr>
              <w:t>RTT</w:t>
            </w:r>
            <w:r w:rsidRPr="00E37DA5">
              <w:rPr>
                <w:rFonts w:ascii="Times New Roman" w:hAnsi="Times New Roman" w:cs="Times New Roman"/>
              </w:rPr>
              <w:t>累加</w:t>
            </w:r>
            <w:r>
              <w:rPr>
                <w:rFonts w:ascii="Times New Roman" w:hAnsi="Times New Roman" w:cs="Times New Roman" w:hint="eastAsia"/>
              </w:rPr>
              <w:t>得到</w:t>
            </w:r>
            <w:r w:rsidRPr="00E37DA5">
              <w:rPr>
                <w:rFonts w:ascii="Times New Roman" w:hAnsi="Times New Roman" w:cs="Times New Roman"/>
              </w:rPr>
              <w:t>。</w:t>
            </w:r>
            <w:r>
              <w:rPr>
                <w:rFonts w:ascii="Times New Roman" w:hAnsi="Times New Roman" w:cs="Times New Roman" w:hint="eastAsia"/>
              </w:rPr>
              <w:t>因此</w:t>
            </w:r>
            <w:r w:rsidRPr="00E37DA5">
              <w:rPr>
                <w:rFonts w:ascii="Times New Roman" w:hAnsi="Times New Roman" w:cs="Times New Roman"/>
              </w:rPr>
              <w:t>，通信时延由</w:t>
            </w:r>
            <w:r w:rsidR="006D47C4">
              <w:rPr>
                <w:rFonts w:ascii="Times New Roman" w:hAnsi="Times New Roman" w:cs="Times New Roman" w:hint="eastAsia"/>
              </w:rPr>
              <w:t>工作负载</w:t>
            </w:r>
            <w:r w:rsidRPr="00E37DA5">
              <w:rPr>
                <w:rFonts w:ascii="Times New Roman" w:hAnsi="Times New Roman" w:cs="Times New Roman"/>
              </w:rPr>
              <w:t>在不同消息尺度下的需求分布与拓扑对这些需求的响应共同决定。</w:t>
            </w:r>
          </w:p>
          <w:p w14:paraId="6B4264DF" w14:textId="77777777" w:rsidR="006D47C4" w:rsidRDefault="006D47C4" w:rsidP="006D47C4">
            <w:pPr>
              <w:spacing w:line="360" w:lineRule="auto"/>
              <w:ind w:firstLineChars="200" w:firstLine="480"/>
            </w:pPr>
            <w:r>
              <w:t>在完成结构化建模后，本</w:t>
            </w:r>
            <w:r>
              <w:rPr>
                <w:rFonts w:hint="eastAsia"/>
              </w:rPr>
              <w:t>研究</w:t>
            </w:r>
            <w:r>
              <w:t>进一步采用深度神经网络对通信时延进行拟合。具体地，</w:t>
            </w:r>
            <w:r>
              <w:rPr>
                <w:rFonts w:ascii="Times New Roman" w:hAnsi="Times New Roman" w:cs="Times New Roman" w:hint="eastAsia"/>
              </w:rPr>
              <w:t>工作负载</w:t>
            </w:r>
            <w:r>
              <w:t>特征、配置特征以及拓扑代价特征分别</w:t>
            </w:r>
            <w:r>
              <w:rPr>
                <w:rFonts w:hint="eastAsia"/>
              </w:rPr>
              <w:t>表示</w:t>
            </w:r>
            <w:r>
              <w:t xml:space="preserve">为 </w:t>
            </w:r>
            <m:oMath>
              <m:sSub>
                <m:sSubPr>
                  <m:ctrlPr>
                    <w:rPr>
                      <w:rFonts w:ascii="Cambria Math" w:hAnsi="Cambria Math"/>
                    </w:rPr>
                  </m:ctrlPr>
                </m:sSubPr>
                <m:e>
                  <m:r>
                    <w:rPr>
                      <w:rFonts w:ascii="Cambria Math" w:hAnsi="Cambria Math"/>
                    </w:rPr>
                    <m:t>F</m:t>
                  </m:r>
                </m:e>
                <m:sub>
                  <m:r>
                    <w:rPr>
                      <w:rFonts w:ascii="Cambria Math" w:hAnsi="Cambria Math"/>
                    </w:rPr>
                    <m:t>w</m:t>
                  </m:r>
                </m:sub>
              </m:sSub>
            </m:oMath>
            <w:r>
              <w:t>、</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和 </w:t>
            </w:r>
            <m:oMath>
              <m:sSub>
                <m:sSubPr>
                  <m:ctrlPr>
                    <w:rPr>
                      <w:rFonts w:ascii="Cambria Math" w:hAnsi="Cambria Math"/>
                    </w:rPr>
                  </m:ctrlPr>
                </m:sSubPr>
                <m:e>
                  <m:r>
                    <w:rPr>
                      <w:rFonts w:ascii="Cambria Math" w:hAnsi="Cambria Math"/>
                    </w:rPr>
                    <m:t>F</m:t>
                  </m:r>
                </m:e>
                <m:sub>
                  <m:r>
                    <w:rPr>
                      <w:rFonts w:ascii="Cambria Math" w:hAnsi="Cambria Math"/>
                    </w:rPr>
                    <m:t>π</m:t>
                  </m:r>
                </m:sub>
              </m:sSub>
            </m:oMath>
            <w:r>
              <w:t>。其中，</w:t>
            </w:r>
            <m:oMath>
              <m:sSub>
                <m:sSubPr>
                  <m:ctrlPr>
                    <w:rPr>
                      <w:rFonts w:ascii="Cambria Math" w:hAnsi="Cambria Math"/>
                    </w:rPr>
                  </m:ctrlPr>
                </m:sSubPr>
                <m:e>
                  <m:r>
                    <w:rPr>
                      <w:rFonts w:ascii="Cambria Math" w:hAnsi="Cambria Math"/>
                    </w:rPr>
                    <m:t>F</m:t>
                  </m:r>
                </m:e>
                <m:sub>
                  <m:r>
                    <w:rPr>
                      <w:rFonts w:ascii="Cambria Math" w:hAnsi="Cambria Math"/>
                    </w:rPr>
                    <m:t>w</m:t>
                  </m:r>
                </m:sub>
              </m:sSub>
            </m:oMath>
            <w:r>
              <w:t xml:space="preserve"> 用于</w:t>
            </w:r>
            <w:r>
              <w:rPr>
                <w:rFonts w:hint="eastAsia"/>
              </w:rPr>
              <w:t>描述输</w:t>
            </w:r>
            <w:r>
              <w:t>入长度、输出长度等</w:t>
            </w:r>
            <w:r>
              <w:rPr>
                <w:rFonts w:ascii="Times New Roman" w:hAnsi="Times New Roman" w:cs="Times New Roman" w:hint="eastAsia"/>
              </w:rPr>
              <w:t>工作负载</w:t>
            </w:r>
            <w:r>
              <w:t>规模信息，</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用于</w:t>
            </w:r>
            <w:r>
              <w:rPr>
                <w:rFonts w:hint="eastAsia"/>
              </w:rPr>
              <w:t>描述</w:t>
            </w:r>
            <w:r>
              <w:t>模型类型、并行方式、并行</w:t>
            </w:r>
            <w:r>
              <w:lastRenderedPageBreak/>
              <w:t>规模及切片方式等执行配置，</w:t>
            </w:r>
            <m:oMath>
              <m:sSub>
                <m:sSubPr>
                  <m:ctrlPr>
                    <w:rPr>
                      <w:rFonts w:ascii="Cambria Math" w:hAnsi="Cambria Math"/>
                    </w:rPr>
                  </m:ctrlPr>
                </m:sSubPr>
                <m:e>
                  <m:r>
                    <w:rPr>
                      <w:rFonts w:ascii="Cambria Math" w:hAnsi="Cambria Math"/>
                    </w:rPr>
                    <m:t>F</m:t>
                  </m:r>
                </m:e>
                <m:sub>
                  <m:r>
                    <w:rPr>
                      <w:rFonts w:ascii="Cambria Math" w:hAnsi="Cambria Math"/>
                    </w:rPr>
                    <m:t>π</m:t>
                  </m:r>
                </m:sub>
              </m:sSub>
            </m:oMath>
            <w:r>
              <w:t xml:space="preserve"> 用于刻画候选拓扑层级及其在不同消息尺度区间下的带宽与时延代价特征。</w:t>
            </w:r>
          </w:p>
          <w:p w14:paraId="031076EB" w14:textId="6D24B2D9" w:rsidR="006D47C4" w:rsidRDefault="006D47C4" w:rsidP="006D47C4">
            <w:pPr>
              <w:spacing w:line="360" w:lineRule="auto"/>
              <w:ind w:firstLineChars="200" w:firstLine="480"/>
            </w:pPr>
            <w:r>
              <w:t>在此基础上，构造输入表示为</w:t>
            </w:r>
            <w:r>
              <w:rPr>
                <w:rFonts w:hint="eastAsia"/>
              </w:rPr>
              <w:t>：</w:t>
            </w:r>
          </w:p>
          <w:p w14:paraId="10F74DB0" w14:textId="7A6C1151"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w:rPr>
                        <w:rFonts w:ascii="Cambria Math" w:hAnsi="Cambria Math"/>
                      </w:rPr>
                      <m:t>X</m:t>
                    </m:r>
                    <m:d>
                      <m:dPr>
                        <m:ctrlPr>
                          <w:rPr>
                            <w:rFonts w:ascii="Cambria Math" w:hAnsi="Cambria Math"/>
                            <w:i/>
                          </w:rPr>
                        </m:ctrlPr>
                      </m:dPr>
                      <m:e>
                        <m:r>
                          <w:rPr>
                            <w:rFonts w:ascii="Cambria Math" w:hAnsi="Cambria Math"/>
                          </w:rPr>
                          <m:t>w,c,π</m:t>
                        </m:r>
                      </m:e>
                    </m:d>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π</m:t>
                            </m:r>
                          </m:sub>
                        </m:sSub>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4EB55BD6" w14:textId="759A5E1F" w:rsidR="006D47C4" w:rsidRDefault="006D47C4" w:rsidP="006D47C4">
            <w:pPr>
              <w:spacing w:line="360" w:lineRule="auto"/>
              <w:ind w:firstLineChars="200" w:firstLine="480"/>
            </w:pPr>
            <w:r>
              <w:t>构建通信时延拟合模型：</w:t>
            </w:r>
          </w:p>
          <w:p w14:paraId="79A8A7F5" w14:textId="313CFD3D"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Sub>
                    <m:r>
                      <w:rPr>
                        <w:rFonts w:ascii="Cambria Math" w:hAnsi="Cambria Math"/>
                      </w:rPr>
                      <m:t>(w,c,π)=</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(X(w,c,π))#</m:t>
                    </m:r>
                    <m:d>
                      <m:dPr>
                        <m:ctrlPr>
                          <w:rPr>
                            <w:rFonts w:ascii="Cambria Math" w:hAnsi="Cambria Math"/>
                            <w:i/>
                          </w:rPr>
                        </m:ctrlPr>
                      </m:dPr>
                      <m:e>
                        <m:r>
                          <w:rPr>
                            <w:rFonts w:ascii="Cambria Math" w:hAnsi="Cambria Math"/>
                          </w:rPr>
                          <m:t>19</m:t>
                        </m:r>
                      </m:e>
                    </m:d>
                  </m:e>
                </m:eqArr>
              </m:oMath>
            </m:oMathPara>
            <w:bookmarkStart w:id="288" w:name="_Hlk193787090"/>
            <w:bookmarkStart w:id="289" w:name="_Hlk194008006"/>
            <w:bookmarkEnd w:id="277"/>
            <w:bookmarkEnd w:id="278"/>
            <w:bookmarkEnd w:id="279"/>
            <w:bookmarkEnd w:id="280"/>
            <w:bookmarkEnd w:id="286"/>
            <w:bookmarkEnd w:id="287"/>
          </w:p>
          <w:p w14:paraId="2DF68DA3" w14:textId="77777777" w:rsidR="003B4A93" w:rsidRDefault="006D47C4" w:rsidP="003B4A93">
            <w:pPr>
              <w:spacing w:line="360" w:lineRule="auto"/>
              <w:ind w:firstLineChars="200" w:firstLine="480"/>
              <w:rPr>
                <w:rFonts w:ascii="Times New Roman" w:hAnsi="Times New Roman" w:cs="Times New Roman"/>
              </w:rPr>
            </w:pPr>
            <w:r>
              <w:rPr>
                <w:rFonts w:ascii="Times New Roman" w:hAnsi="Times New Roman" w:cs="Times New Roman" w:hint="eastAsia"/>
                <w:iCs/>
              </w:rPr>
              <w:t>其中，</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rsidRPr="006D47C4">
              <w:rPr>
                <w:rFonts w:ascii="Times New Roman" w:hAnsi="Times New Roman" w:cs="Times New Roman"/>
              </w:rPr>
              <w:t>表示由深度神经网络参数化的非线性映射函数</w:t>
            </w:r>
            <w:r w:rsidR="003B4A93">
              <w:rPr>
                <w:rFonts w:ascii="Times New Roman" w:hAnsi="Times New Roman" w:cs="Times New Roman"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Sub>
              <m:r>
                <w:rPr>
                  <w:rFonts w:ascii="Cambria Math" w:hAnsi="Cambria Math"/>
                </w:rPr>
                <m:t>(w,c,π)</m:t>
              </m:r>
            </m:oMath>
            <w:r w:rsidR="003B4A93">
              <w:t>表示模型预测的通信时延。</w:t>
            </w:r>
            <w:r w:rsidRPr="006D47C4">
              <w:rPr>
                <w:rFonts w:ascii="Times New Roman" w:hAnsi="Times New Roman" w:cs="Times New Roman"/>
              </w:rPr>
              <w:t>该模型以</w:t>
            </w:r>
            <w:r w:rsidR="00B56FDF">
              <w:rPr>
                <w:rFonts w:ascii="Times New Roman" w:hAnsi="Times New Roman" w:cs="Times New Roman" w:hint="eastAsia"/>
              </w:rPr>
              <w:t>工作负载</w:t>
            </w:r>
            <w:r w:rsidRPr="006D47C4">
              <w:rPr>
                <w:rFonts w:ascii="Times New Roman" w:hAnsi="Times New Roman" w:cs="Times New Roman"/>
              </w:rPr>
              <w:t>规模、执行配置以及拓扑在不同消息尺度区间下的</w:t>
            </w:r>
            <w:r w:rsidR="00B56FDF">
              <w:rPr>
                <w:rFonts w:ascii="Times New Roman" w:hAnsi="Times New Roman" w:cs="Times New Roman" w:hint="eastAsia"/>
              </w:rPr>
              <w:t>通信</w:t>
            </w:r>
            <w:r w:rsidRPr="006D47C4">
              <w:rPr>
                <w:rFonts w:ascii="Times New Roman" w:hAnsi="Times New Roman" w:cs="Times New Roman"/>
              </w:rPr>
              <w:t>代价作为输入，学习它们与通信时延之间的映射关系，从而实现对未直接测量组合下通信时延的预测。</w:t>
            </w:r>
          </w:p>
          <w:p w14:paraId="2EB6CA4D" w14:textId="1102A813" w:rsidR="003B4A93" w:rsidRDefault="003B4A93" w:rsidP="003B4A93">
            <w:pPr>
              <w:spacing w:line="360" w:lineRule="auto"/>
              <w:ind w:firstLineChars="200" w:firstLine="480"/>
            </w:pPr>
            <w:r>
              <w:t>模型的优化目标定义为最小化以均方误差</w:t>
            </w:r>
            <w:r w:rsidRPr="003B4A93">
              <w:rPr>
                <w:rFonts w:ascii="Times New Roman" w:hAnsi="Times New Roman" w:cs="Times New Roman"/>
              </w:rPr>
              <w:t>MSE</w:t>
            </w:r>
            <w:r>
              <w:t>为基础的损失函数：</w:t>
            </w:r>
          </w:p>
          <w:p w14:paraId="3C1AE158" w14:textId="4C208220" w:rsidR="000A3081" w:rsidRPr="000A3081" w:rsidRDefault="00000000" w:rsidP="000A3081">
            <w:pPr>
              <w:spacing w:line="360" w:lineRule="auto"/>
              <w:ind w:firstLineChars="200" w:firstLine="480"/>
            </w:pPr>
            <m:oMathPara>
              <m:oMath>
                <m:eqArr>
                  <m:eqArrPr>
                    <m:maxDist m:val="1"/>
                    <m:ctrlPr>
                      <w:rPr>
                        <w:rFonts w:ascii="Cambria Math" w:hAnsi="Cambria Math"/>
                        <w:i/>
                      </w:rPr>
                    </m:ctrlPr>
                  </m:eqArrPr>
                  <m:e>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comm</m:t>
                                    </m:r>
                                  </m:sub>
                                  <m:sup>
                                    <m:d>
                                      <m:dPr>
                                        <m:ctrlPr>
                                          <w:rPr>
                                            <w:rFonts w:ascii="Cambria Math" w:hAnsi="Cambria Math"/>
                                          </w:rPr>
                                        </m:ctrlPr>
                                      </m:dPr>
                                      <m:e>
                                        <m:r>
                                          <w:rPr>
                                            <w:rFonts w:ascii="Cambria Math" w:hAnsi="Cambria Math"/>
                                          </w:rPr>
                                          <m:t>i</m:t>
                                        </m:r>
                                      </m:e>
                                    </m:d>
                                  </m:sup>
                                </m:sSubSup>
                              </m:e>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m:rPr>
                                        <m:sty m:val="p"/>
                                      </m:rPr>
                                      <w:rPr>
                                        <w:rFonts w:ascii="Cambria Math" w:hAnsi="Cambria Math"/>
                                      </w:rPr>
                                      <m:t>comm</m:t>
                                    </m:r>
                                  </m:sub>
                                  <m:sup>
                                    <m:d>
                                      <m:dPr>
                                        <m:ctrlPr>
                                          <w:rPr>
                                            <w:rFonts w:ascii="Cambria Math" w:hAnsi="Cambria Math"/>
                                          </w:rPr>
                                        </m:ctrlPr>
                                      </m:dPr>
                                      <m:e>
                                        <m:r>
                                          <w:rPr>
                                            <w:rFonts w:ascii="Cambria Math" w:hAnsi="Cambria Math"/>
                                          </w:rPr>
                                          <m:t>i</m:t>
                                        </m:r>
                                      </m:e>
                                    </m:d>
                                  </m:sup>
                                </m:sSubSup>
                              </m:e>
                            </m:d>
                          </m:e>
                          <m:sup>
                            <m:r>
                              <w:rPr>
                                <w:rFonts w:ascii="Cambria Math" w:hAnsi="Cambria Math"/>
                              </w:rPr>
                              <m:t>2</m:t>
                            </m:r>
                          </m:sup>
                        </m:sSup>
                      </m:e>
                    </m:nary>
                    <m:r>
                      <w:rPr>
                        <w:rFonts w:ascii="Cambria Math" w:hAnsi="Cambria Math"/>
                      </w:rPr>
                      <m:t>#</m:t>
                    </m:r>
                    <m:d>
                      <m:dPr>
                        <m:ctrlPr>
                          <w:rPr>
                            <w:rFonts w:ascii="Cambria Math" w:hAnsi="Cambria Math"/>
                            <w:i/>
                          </w:rPr>
                        </m:ctrlPr>
                      </m:dPr>
                      <m:e>
                        <m:r>
                          <w:rPr>
                            <w:rFonts w:ascii="Cambria Math" w:hAnsi="Cambria Math"/>
                          </w:rPr>
                          <m:t>20</m:t>
                        </m:r>
                      </m:e>
                    </m:d>
                  </m:e>
                </m:eqArr>
              </m:oMath>
            </m:oMathPara>
          </w:p>
          <w:p w14:paraId="530134DB" w14:textId="04D46CB1" w:rsidR="003B4A93" w:rsidRPr="00AA6A58" w:rsidRDefault="003B4A93" w:rsidP="00AA6A58">
            <w:pPr>
              <w:spacing w:line="360" w:lineRule="auto"/>
              <w:ind w:firstLineChars="200" w:firstLine="480"/>
              <w:rPr>
                <w:rFonts w:ascii="Times New Roman" w:hAnsi="Times New Roman" w:cs="Times New Roman"/>
                <w:iCs/>
              </w:rPr>
            </w:pPr>
            <w:r w:rsidRPr="003B4A93">
              <w:rPr>
                <w:rFonts w:ascii="Times New Roman" w:hAnsi="Times New Roman" w:cs="Times New Roman"/>
                <w:iCs/>
              </w:rPr>
              <w:t>其中，</w:t>
            </w:r>
            <m:oMath>
              <m:sSubSup>
                <m:sSubSupPr>
                  <m:ctrlPr>
                    <w:rPr>
                      <w:rFonts w:ascii="Cambria Math" w:hAnsi="Cambria Math" w:cs="Times New Roman"/>
                      <w:iCs/>
                    </w:rPr>
                  </m:ctrlPr>
                </m:sSubSupPr>
                <m:e>
                  <m:acc>
                    <m:accPr>
                      <m:ctrlPr>
                        <w:rPr>
                          <w:rFonts w:ascii="Cambria Math" w:hAnsi="Cambria Math" w:cs="Times New Roman"/>
                          <w:iCs/>
                        </w:rPr>
                      </m:ctrlPr>
                    </m:accPr>
                    <m:e>
                      <m:r>
                        <w:rPr>
                          <w:rFonts w:ascii="Cambria Math" w:hAnsi="Cambria Math" w:cs="Times New Roman"/>
                        </w:rPr>
                        <m:t>T</m:t>
                      </m:r>
                    </m:e>
                  </m:acc>
                </m:e>
                <m:sub>
                  <m:r>
                    <m:rPr>
                      <m:sty m:val="p"/>
                    </m:rPr>
                    <w:rPr>
                      <w:rFonts w:ascii="Cambria Math" w:hAnsi="Cambria Math" w:cs="Times New Roman"/>
                    </w:rPr>
                    <m:t>comm</m:t>
                  </m:r>
                </m:sub>
                <m:sup>
                  <m:d>
                    <m:dPr>
                      <m:ctrlPr>
                        <w:rPr>
                          <w:rFonts w:ascii="Cambria Math" w:hAnsi="Cambria Math" w:cs="Times New Roman"/>
                          <w:iCs/>
                        </w:rPr>
                      </m:ctrlPr>
                    </m:dPr>
                    <m:e>
                      <m:r>
                        <w:rPr>
                          <w:rFonts w:ascii="Cambria Math" w:hAnsi="Cambria Math" w:cs="Times New Roman"/>
                        </w:rPr>
                        <m:t>i</m:t>
                      </m:r>
                    </m:e>
                  </m:d>
                </m:sup>
              </m:sSubSup>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F</m:t>
                  </m:r>
                </m:e>
                <m:sub>
                  <m:r>
                    <w:rPr>
                      <w:rFonts w:ascii="Cambria Math" w:hAnsi="Cambria Math" w:cs="Times New Roman"/>
                    </w:rPr>
                    <m:t>θ</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Pr="003B4A93">
              <w:rPr>
                <w:rFonts w:ascii="Times New Roman" w:hAnsi="Times New Roman" w:cs="Times New Roman"/>
                <w:iCs/>
              </w:rPr>
              <w:t xml:space="preserve"> </w:t>
            </w:r>
            <w:r w:rsidRPr="003B4A93">
              <w:rPr>
                <w:rFonts w:ascii="Times New Roman" w:hAnsi="Times New Roman" w:cs="Times New Roman"/>
                <w:iCs/>
              </w:rPr>
              <w:t>表示模型对第</w:t>
            </w:r>
            <w:r>
              <w:rPr>
                <w:rFonts w:ascii="Times New Roman" w:hAnsi="Times New Roman" w:cs="Times New Roman" w:hint="eastAsia"/>
                <w:iCs/>
              </w:rPr>
              <w:t xml:space="preserve"> </w:t>
            </w:r>
            <m:oMath>
              <m:r>
                <w:rPr>
                  <w:rFonts w:ascii="Cambria Math" w:hAnsi="Cambria Math" w:cs="Times New Roman"/>
                </w:rPr>
                <m:t>i</m:t>
              </m:r>
            </m:oMath>
            <w:r>
              <w:rPr>
                <w:rFonts w:ascii="Times New Roman" w:hAnsi="Times New Roman" w:cs="Times New Roman" w:hint="eastAsia"/>
                <w:iCs/>
              </w:rPr>
              <w:t xml:space="preserve"> </w:t>
            </w:r>
            <w:r w:rsidRPr="003B4A93">
              <w:rPr>
                <w:rFonts w:ascii="Times New Roman" w:hAnsi="Times New Roman" w:cs="Times New Roman"/>
                <w:iCs/>
              </w:rPr>
              <w:t>个样本通信时延的预测值。通过最小化上述损失函数，可获得最优参数</w:t>
            </w:r>
            <w:r w:rsidRPr="003B4A93">
              <w:rPr>
                <w:rFonts w:ascii="Times New Roman" w:hAnsi="Times New Roman" w:cs="Times New Roman"/>
                <w:iCs/>
              </w:rPr>
              <w:t xml:space="preserve"> </w:t>
            </w:r>
            <m:oMath>
              <m:sSup>
                <m:sSupPr>
                  <m:ctrlPr>
                    <w:rPr>
                      <w:rFonts w:ascii="Cambria Math" w:hAnsi="Cambria Math" w:cs="Times New Roman"/>
                      <w:iCs/>
                    </w:rPr>
                  </m:ctrlPr>
                </m:sSupPr>
                <m:e>
                  <m:r>
                    <w:rPr>
                      <w:rFonts w:ascii="Cambria Math" w:hAnsi="Cambria Math" w:cs="Times New Roman"/>
                    </w:rPr>
                    <m:t>θ</m:t>
                  </m:r>
                </m:e>
                <m:sup>
                  <m:r>
                    <m:rPr>
                      <m:sty m:val="p"/>
                    </m:rPr>
                    <w:rPr>
                      <w:rFonts w:ascii="Cambria Math" w:hAnsi="Cambria Math" w:cs="Times New Roman"/>
                    </w:rPr>
                    <m:t>*</m:t>
                  </m:r>
                </m:sup>
              </m:sSup>
            </m:oMath>
            <w:r w:rsidRPr="003B4A93">
              <w:rPr>
                <w:rFonts w:ascii="Times New Roman" w:hAnsi="Times New Roman" w:cs="Times New Roman"/>
                <w:iCs/>
              </w:rPr>
              <w:t>，</w:t>
            </w:r>
            <w:r>
              <w:rPr>
                <w:rFonts w:ascii="Times New Roman" w:hAnsi="Times New Roman" w:cs="Times New Roman" w:hint="eastAsia"/>
                <w:iCs/>
              </w:rPr>
              <w:t>以</w:t>
            </w:r>
            <w:r w:rsidRPr="003B4A93">
              <w:rPr>
                <w:rFonts w:ascii="Times New Roman" w:hAnsi="Times New Roman" w:cs="Times New Roman"/>
                <w:iCs/>
              </w:rPr>
              <w:t>此实现对新</w:t>
            </w:r>
            <w:r>
              <w:rPr>
                <w:rFonts w:ascii="Times New Roman" w:hAnsi="Times New Roman" w:cs="Times New Roman" w:hint="eastAsia"/>
                <w:iCs/>
              </w:rPr>
              <w:t>“工作负载——配置——拓扑”</w:t>
            </w:r>
            <w:r w:rsidRPr="003B4A93">
              <w:rPr>
                <w:rFonts w:ascii="Times New Roman" w:hAnsi="Times New Roman" w:cs="Times New Roman"/>
                <w:iCs/>
              </w:rPr>
              <w:t>组合下通信时延的估计</w:t>
            </w:r>
            <w:r>
              <w:rPr>
                <w:rFonts w:ascii="Times New Roman" w:hAnsi="Times New Roman" w:cs="Times New Roman" w:hint="eastAsia"/>
                <w:iCs/>
              </w:rPr>
              <w:t>，为后续</w:t>
            </w:r>
            <w:r w:rsidRPr="00B07B1C">
              <w:rPr>
                <w:rFonts w:ascii="Times New Roman" w:hAnsi="Times New Roman" w:cs="Times New Roman"/>
              </w:rPr>
              <w:t>调度器进行</w:t>
            </w:r>
            <w:r>
              <w:rPr>
                <w:rFonts w:ascii="Times New Roman" w:hAnsi="Times New Roman" w:cs="Times New Roman" w:hint="eastAsia"/>
              </w:rPr>
              <w:t>部署</w:t>
            </w:r>
            <w:r w:rsidRPr="00B07B1C">
              <w:rPr>
                <w:rFonts w:ascii="Times New Roman" w:hAnsi="Times New Roman" w:cs="Times New Roman"/>
              </w:rPr>
              <w:t>优化和资源选择</w:t>
            </w:r>
            <w:r>
              <w:rPr>
                <w:rFonts w:ascii="Times New Roman" w:hAnsi="Times New Roman" w:cs="Times New Roman" w:hint="eastAsia"/>
              </w:rPr>
              <w:t>提供通信感知的依据</w:t>
            </w:r>
            <w:r w:rsidRPr="003B4A93">
              <w:rPr>
                <w:rFonts w:ascii="Times New Roman" w:hAnsi="Times New Roman" w:cs="Times New Roman" w:hint="eastAsia"/>
                <w:iCs/>
              </w:rPr>
              <w:t>。</w:t>
            </w:r>
          </w:p>
          <w:p w14:paraId="294BBD70" w14:textId="3108B319" w:rsidR="0066120E" w:rsidRPr="00FB2F59" w:rsidRDefault="0066120E" w:rsidP="0066120E">
            <w:pPr>
              <w:spacing w:line="360" w:lineRule="auto"/>
              <w:rPr>
                <w:b/>
                <w:bCs/>
              </w:rPr>
            </w:pPr>
            <w:r w:rsidRPr="005D0444">
              <w:rPr>
                <w:b/>
                <w:bCs/>
              </w:rPr>
              <w:t>4.</w:t>
            </w:r>
            <w:r>
              <w:rPr>
                <w:rFonts w:hint="eastAsia"/>
                <w:b/>
                <w:bCs/>
              </w:rPr>
              <w:t>2</w:t>
            </w:r>
            <w:r w:rsidR="00FB2F59" w:rsidRPr="00FB2F59">
              <w:rPr>
                <w:b/>
                <w:bCs/>
              </w:rPr>
              <w:t>面向边缘集群的通信感知与细粒度资源协同调度机制</w:t>
            </w:r>
          </w:p>
          <w:p w14:paraId="6BC6C1FC" w14:textId="3E6DBE19" w:rsidR="00C32EFE" w:rsidRDefault="00C32EFE" w:rsidP="000A3081">
            <w:pPr>
              <w:spacing w:line="360" w:lineRule="auto"/>
              <w:ind w:firstLineChars="200" w:firstLine="480"/>
              <w:rPr>
                <w:rFonts w:ascii="Times New Roman" w:hAnsi="Times New Roman" w:cs="Times New Roman"/>
                <w:iCs/>
              </w:rPr>
            </w:pPr>
            <w:r w:rsidRPr="00C32EFE">
              <w:rPr>
                <w:rFonts w:ascii="Times New Roman" w:hAnsi="Times New Roman" w:cs="Times New Roman"/>
                <w:iCs/>
              </w:rPr>
              <w:t>本研究拟面向容器集群环境下分布式</w:t>
            </w:r>
            <w:r w:rsidRPr="00C32EFE">
              <w:rPr>
                <w:rFonts w:ascii="Times New Roman" w:hAnsi="Times New Roman" w:cs="Times New Roman"/>
                <w:iCs/>
              </w:rPr>
              <w:t>AI</w:t>
            </w:r>
            <w:r w:rsidRPr="00C32EFE">
              <w:rPr>
                <w:rFonts w:ascii="Times New Roman" w:hAnsi="Times New Roman" w:cs="Times New Roman"/>
                <w:iCs/>
              </w:rPr>
              <w:t>推理任务的部署与执行优化问题，构建一套基于</w:t>
            </w:r>
            <w:r w:rsidR="00472DDB" w:rsidRPr="00472DDB">
              <w:t>边缘集群的通信感知与细粒度资源协同调度机制</w:t>
            </w:r>
            <w:r w:rsidRPr="00C32EFE">
              <w:rPr>
                <w:rFonts w:ascii="Times New Roman" w:hAnsi="Times New Roman" w:cs="Times New Roman"/>
                <w:iCs/>
              </w:rPr>
              <w:t>，用于支撑任务在集群级的放置决策与节点级的资源协调。该方案以</w:t>
            </w:r>
            <w:r w:rsidR="00472DDB" w:rsidRPr="00472DDB">
              <w:rPr>
                <w:rFonts w:ascii="Times New Roman" w:hAnsi="Times New Roman" w:cs="Times New Roman"/>
                <w:iCs/>
              </w:rPr>
              <w:t>通信模式抽取与代价预测</w:t>
            </w:r>
            <w:r w:rsidRPr="00C32EFE">
              <w:rPr>
                <w:rFonts w:ascii="Times New Roman" w:hAnsi="Times New Roman" w:cs="Times New Roman"/>
                <w:iCs/>
              </w:rPr>
              <w:t>结果为基础，围绕</w:t>
            </w:r>
            <w:r>
              <w:rPr>
                <w:rFonts w:ascii="Times New Roman" w:hAnsi="Times New Roman" w:cs="Times New Roman" w:hint="eastAsia"/>
                <w:iCs/>
              </w:rPr>
              <w:t>“</w:t>
            </w:r>
            <w:r w:rsidRPr="00C32EFE">
              <w:rPr>
                <w:rFonts w:ascii="Times New Roman" w:hAnsi="Times New Roman" w:cs="Times New Roman"/>
                <w:iCs/>
              </w:rPr>
              <w:t>集群级任务部署</w:t>
            </w:r>
            <w:r w:rsidRPr="00C32EFE">
              <w:rPr>
                <w:rFonts w:ascii="Times New Roman" w:hAnsi="Times New Roman" w:cs="Times New Roman"/>
                <w:iCs/>
              </w:rPr>
              <w:t>—</w:t>
            </w:r>
            <w:r w:rsidRPr="00C32EFE">
              <w:rPr>
                <w:rFonts w:ascii="Times New Roman" w:hAnsi="Times New Roman" w:cs="Times New Roman"/>
                <w:iCs/>
              </w:rPr>
              <w:t>节点级资源调度</w:t>
            </w:r>
            <w:r>
              <w:rPr>
                <w:rFonts w:ascii="Times New Roman" w:hAnsi="Times New Roman" w:cs="Times New Roman" w:hint="eastAsia"/>
                <w:iCs/>
              </w:rPr>
              <w:t>”</w:t>
            </w:r>
            <w:r w:rsidRPr="00C32EFE">
              <w:rPr>
                <w:rFonts w:ascii="Times New Roman" w:hAnsi="Times New Roman" w:cs="Times New Roman"/>
                <w:iCs/>
              </w:rPr>
              <w:t>两层决策展开，核心思路是：第一阶段结合任务通信</w:t>
            </w:r>
            <w:r>
              <w:rPr>
                <w:rFonts w:ascii="Times New Roman" w:hAnsi="Times New Roman" w:cs="Times New Roman" w:hint="eastAsia"/>
                <w:iCs/>
              </w:rPr>
              <w:t>模式</w:t>
            </w:r>
            <w:r w:rsidRPr="00C32EFE">
              <w:rPr>
                <w:rFonts w:ascii="Times New Roman" w:hAnsi="Times New Roman" w:cs="Times New Roman"/>
                <w:iCs/>
              </w:rPr>
              <w:t>与集群拓扑信息，在全局范围内</w:t>
            </w:r>
            <w:r>
              <w:rPr>
                <w:rFonts w:ascii="Times New Roman" w:hAnsi="Times New Roman" w:cs="Times New Roman" w:hint="eastAsia"/>
                <w:iCs/>
              </w:rPr>
              <w:t>优化</w:t>
            </w:r>
            <w:r w:rsidRPr="00C32EFE">
              <w:rPr>
                <w:rFonts w:ascii="Times New Roman" w:hAnsi="Times New Roman" w:cs="Times New Roman"/>
                <w:iCs/>
              </w:rPr>
              <w:t>任务放置位置，以降低跨节点通信开销；第二阶段在给定部署结果的基础上，进一步面向节点内部多任务共驻场景，对</w:t>
            </w:r>
            <w:r w:rsidRPr="00C32EFE">
              <w:rPr>
                <w:rFonts w:ascii="Times New Roman" w:hAnsi="Times New Roman" w:cs="Times New Roman"/>
                <w:iCs/>
              </w:rPr>
              <w:t>GPU</w:t>
            </w:r>
            <w:r w:rsidRPr="00C32EFE">
              <w:rPr>
                <w:rFonts w:ascii="Times New Roman" w:hAnsi="Times New Roman" w:cs="Times New Roman"/>
                <w:iCs/>
              </w:rPr>
              <w:t>计算资源进行细粒度协调分配，以缓解资源竞争带来的性能干扰。通过上述两阶段实施方案，实现通信优化与计算资源优化的协同，从而提升容器集群环境下分布式推理任务的整体执行效率。</w:t>
            </w:r>
            <w:r>
              <w:rPr>
                <w:rFonts w:ascii="Times New Roman" w:hAnsi="Times New Roman" w:cs="Times New Roman" w:hint="eastAsia"/>
                <w:iCs/>
              </w:rPr>
              <w:t>概览图</w:t>
            </w:r>
            <w:r w:rsidR="00B45265">
              <w:rPr>
                <w:rFonts w:ascii="Times New Roman" w:hAnsi="Times New Roman" w:cs="Times New Roman" w:hint="eastAsia"/>
                <w:iCs/>
              </w:rPr>
              <w:t>4</w:t>
            </w:r>
            <w:r>
              <w:rPr>
                <w:rFonts w:ascii="Times New Roman" w:hAnsi="Times New Roman" w:cs="Times New Roman" w:hint="eastAsia"/>
                <w:iCs/>
              </w:rPr>
              <w:t>如图所示：</w:t>
            </w:r>
          </w:p>
          <w:p w14:paraId="2CC4D11D" w14:textId="0013CE00" w:rsidR="000A3081" w:rsidRPr="000A3081" w:rsidRDefault="00D4300A" w:rsidP="00D4300A">
            <w:pPr>
              <w:spacing w:line="360" w:lineRule="auto"/>
              <w:jc w:val="center"/>
              <w:rPr>
                <w:rFonts w:ascii="Times New Roman" w:hAnsi="Times New Roman" w:cs="Times New Roman"/>
                <w:iCs/>
              </w:rPr>
            </w:pPr>
            <w:r w:rsidRPr="00D4300A">
              <w:rPr>
                <w:rFonts w:ascii="Times New Roman" w:hAnsi="Times New Roman" w:cs="Times New Roman"/>
                <w:iCs/>
                <w:noProof/>
              </w:rPr>
              <w:lastRenderedPageBreak/>
              <w:drawing>
                <wp:inline distT="0" distB="0" distL="0" distR="0" wp14:anchorId="12D2880E" wp14:editId="59026590">
                  <wp:extent cx="5170663" cy="5621312"/>
                  <wp:effectExtent l="0" t="0" r="0" b="5080"/>
                  <wp:docPr id="2048400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0232" name=""/>
                          <pic:cNvPicPr/>
                        </pic:nvPicPr>
                        <pic:blipFill>
                          <a:blip r:embed="rId16"/>
                          <a:stretch>
                            <a:fillRect/>
                          </a:stretch>
                        </pic:blipFill>
                        <pic:spPr>
                          <a:xfrm>
                            <a:off x="0" y="0"/>
                            <a:ext cx="5187629" cy="5639756"/>
                          </a:xfrm>
                          <a:prstGeom prst="rect">
                            <a:avLst/>
                          </a:prstGeom>
                        </pic:spPr>
                      </pic:pic>
                    </a:graphicData>
                  </a:graphic>
                </wp:inline>
              </w:drawing>
            </w:r>
          </w:p>
          <w:bookmarkEnd w:id="288"/>
          <w:bookmarkEnd w:id="289"/>
          <w:p w14:paraId="01FFF354" w14:textId="4A0D163F" w:rsidR="001B152E" w:rsidRPr="00FB2F59" w:rsidRDefault="001B152E" w:rsidP="00FB2F59">
            <w:pPr>
              <w:spacing w:line="360" w:lineRule="auto"/>
              <w:jc w:val="center"/>
              <w:rPr>
                <w:rFonts w:ascii="Times New Roman" w:hAnsi="Times New Roman" w:cs="Times New Roman"/>
                <w:sz w:val="21"/>
                <w:szCs w:val="21"/>
              </w:rPr>
            </w:pPr>
            <w:r w:rsidRPr="007B2483">
              <w:rPr>
                <w:rFonts w:ascii="Times New Roman" w:hAnsi="Times New Roman" w:cs="Times New Roman"/>
                <w:sz w:val="21"/>
                <w:szCs w:val="21"/>
              </w:rPr>
              <w:t>图</w:t>
            </w:r>
            <w:r w:rsidR="00B45265">
              <w:rPr>
                <w:rFonts w:ascii="Times New Roman" w:hAnsi="Times New Roman" w:cs="Times New Roman" w:hint="eastAsia"/>
                <w:sz w:val="21"/>
                <w:szCs w:val="21"/>
              </w:rPr>
              <w:t>4</w:t>
            </w:r>
            <w:r w:rsidR="00FB2F59">
              <w:rPr>
                <w:rFonts w:ascii="Times New Roman" w:hAnsi="Times New Roman" w:cs="Times New Roman" w:hint="eastAsia"/>
                <w:sz w:val="21"/>
                <w:szCs w:val="21"/>
              </w:rPr>
              <w:t xml:space="preserve"> </w:t>
            </w:r>
            <w:r w:rsidR="00FB2F59" w:rsidRPr="00FB2F59">
              <w:rPr>
                <w:rFonts w:ascii="Times New Roman" w:hAnsi="Times New Roman" w:cs="Times New Roman"/>
                <w:sz w:val="21"/>
                <w:szCs w:val="21"/>
              </w:rPr>
              <w:t>面向边缘集群的通信感知与细粒度资源协同调度机制</w:t>
            </w:r>
            <w:del w:id="290" w:author="Ethan Zhai" w:date="2026-04-20T19:18:00Z" w16du:dateUtc="2026-04-20T11:18:00Z">
              <w:r w:rsidRPr="007B2483" w:rsidDel="001949C7">
                <w:rPr>
                  <w:rFonts w:ascii="Times New Roman" w:hAnsi="Times New Roman" w:cs="Times New Roman"/>
                  <w:sz w:val="21"/>
                  <w:szCs w:val="21"/>
                </w:rPr>
                <w:delText>概览图</w:delText>
              </w:r>
            </w:del>
          </w:p>
          <w:p w14:paraId="2AA1B1DB" w14:textId="7F2D2561" w:rsidR="00C22968" w:rsidRDefault="00604E09" w:rsidP="00234E41">
            <w:pPr>
              <w:spacing w:line="360" w:lineRule="auto"/>
              <w:rPr>
                <w:b/>
                <w:bCs/>
              </w:rPr>
            </w:pPr>
            <w:r w:rsidRPr="00604E09">
              <w:rPr>
                <w:rFonts w:hint="eastAsia"/>
                <w:b/>
                <w:bCs/>
              </w:rPr>
              <w:t>4.2.1基于通信模式与拓扑的分布式任务放置策略</w:t>
            </w:r>
          </w:p>
          <w:p w14:paraId="39E73532" w14:textId="77777777" w:rsidR="006862E0" w:rsidRDefault="006862E0" w:rsidP="00700E99">
            <w:pPr>
              <w:spacing w:line="360" w:lineRule="auto"/>
              <w:ind w:firstLineChars="200" w:firstLine="480"/>
              <w:rPr>
                <w:rFonts w:ascii="Times New Roman" w:hAnsi="Times New Roman" w:cs="Times New Roman"/>
                <w:iCs/>
              </w:rPr>
            </w:pPr>
            <w:r w:rsidRPr="006862E0">
              <w:rPr>
                <w:rFonts w:ascii="Times New Roman" w:hAnsi="Times New Roman" w:cs="Times New Roman"/>
                <w:iCs/>
              </w:rPr>
              <w:t>第一阶段关注的核心问题是：在给定任务工作负载、模型配置以及候选部署拓扑的条件下，如何综合利用通信需求与拓扑代价信息，基于通信时延拟合模型为任务选择更优的跨节点放置位置，从而降低跨节点通信开销并提升整体执行效率。本研究将该过程建模成一个最小化通信代价的任务放置建模问题，并在此基础上设计相应的分布式任务放置策略。</w:t>
            </w:r>
          </w:p>
          <w:p w14:paraId="322779D8" w14:textId="101DC23F" w:rsidR="008F1BD4" w:rsidRDefault="00700E99" w:rsidP="008F1BD4">
            <w:pPr>
              <w:spacing w:line="360" w:lineRule="auto"/>
              <w:ind w:firstLineChars="200" w:firstLine="480"/>
              <w:rPr>
                <w:rFonts w:ascii="Times New Roman" w:hAnsi="Times New Roman" w:cs="Times New Roman"/>
                <w:iCs/>
              </w:rPr>
            </w:pPr>
            <w:r w:rsidRPr="00172DBF">
              <w:rPr>
                <w:rFonts w:ascii="Times New Roman" w:hAnsi="Times New Roman" w:cs="Times New Roman" w:hint="eastAsia"/>
                <w:iCs/>
              </w:rPr>
              <w:t>设</w:t>
            </w:r>
            <w:r w:rsidRPr="00172DBF">
              <w:rPr>
                <w:rFonts w:ascii="Times New Roman" w:hAnsi="Times New Roman" w:cs="Times New Roman"/>
                <w:iCs/>
              </w:rPr>
              <w:t>GPU</w:t>
            </w:r>
            <w:r w:rsidRPr="00172DBF">
              <w:rPr>
                <w:rFonts w:ascii="Times New Roman" w:hAnsi="Times New Roman" w:cs="Times New Roman" w:hint="eastAsia"/>
                <w:iCs/>
              </w:rPr>
              <w:t>计算节点集合为</w:t>
            </w:r>
            <w:r w:rsidR="00172DBF" w:rsidRPr="00172DBF">
              <w:rPr>
                <w:rFonts w:ascii="Times New Roman" w:hAnsi="Times New Roman" w:cs="Times New Roman" w:hint="eastAsia"/>
                <w:iCs/>
              </w:rPr>
              <w:t xml:space="preserve"> </w:t>
            </w:r>
            <m:oMath>
              <m:r>
                <w:rPr>
                  <w:rFonts w:ascii="Cambria Math" w:hAnsi="Cambria Math" w:cs="Times New Roman"/>
                </w:rPr>
                <m:t>Q</m:t>
              </m:r>
              <m:r>
                <m:rPr>
                  <m:sty m:val="p"/>
                </m:rPr>
                <w:rPr>
                  <w:rFonts w:ascii="Cambria Math" w:hAnsi="Cambria Math" w:cs="Times New Roman"/>
                </w:rPr>
                <m:t>={1,2,…,</m:t>
              </m:r>
              <m:r>
                <w:rPr>
                  <w:rFonts w:ascii="Cambria Math" w:hAnsi="Cambria Math" w:cs="Times New Roman"/>
                </w:rPr>
                <m:t>q</m:t>
              </m:r>
              <m:r>
                <m:rPr>
                  <m:sty m:val="p"/>
                </m:rPr>
                <w:rPr>
                  <w:rFonts w:ascii="Cambria Math" w:hAnsi="Cambria Math" w:cs="Times New Roman"/>
                </w:rPr>
                <m:t xml:space="preserve">} </m:t>
              </m:r>
            </m:oMath>
            <w:r w:rsidRPr="00172DBF">
              <w:rPr>
                <w:rFonts w:ascii="Times New Roman" w:hAnsi="Times New Roman" w:cs="Times New Roman" w:hint="eastAsia"/>
                <w:iCs/>
              </w:rPr>
              <w:t>，</w:t>
            </w:r>
            <w:r w:rsidR="008F1BD4" w:rsidRPr="008F1BD4">
              <w:rPr>
                <w:rFonts w:ascii="Times New Roman" w:hAnsi="Times New Roman" w:cs="Times New Roman"/>
                <w:iCs/>
              </w:rPr>
              <w:t>待调度的分布式推理实例集合为</w:t>
            </w:r>
            <w:r w:rsidR="00EF1410">
              <w:rPr>
                <w:rFonts w:ascii="Times New Roman" w:hAnsi="Times New Roman" w:cs="Times New Roman" w:hint="eastAsia"/>
                <w:iCs/>
              </w:rPr>
              <w:t xml:space="preserve"> </w:t>
            </w:r>
            <m:oMath>
              <m:r>
                <m:rPr>
                  <m:scr m:val="script"/>
                  <m:sty m:val="p"/>
                </m:rPr>
                <w:rPr>
                  <w:rFonts w:ascii="Cambria Math" w:hAnsi="Cambria Math" w:cs="Times New Roman"/>
                </w:rPr>
                <m:t>I={</m:t>
              </m:r>
              <m:sSub>
                <m:sSubPr>
                  <m:ctrlPr>
                    <w:rPr>
                      <w:rFonts w:ascii="Cambria Math" w:hAnsi="Cambria Math" w:cs="Times New Roman"/>
                      <w:iCs/>
                    </w:rPr>
                  </m:ctrlPr>
                </m:sSubPr>
                <m:e>
                  <m:r>
                    <w:rPr>
                      <w:rFonts w:ascii="Cambria Math" w:hAnsi="Cambria Math" w:cs="Times New Roman"/>
                    </w:rPr>
                    <m:t>I</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I</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oMath>
            <w:r w:rsidR="008F1BD4">
              <w:rPr>
                <w:rFonts w:ascii="Times New Roman" w:hAnsi="Times New Roman" w:cs="Times New Roman" w:hint="eastAsia"/>
                <w:iCs/>
              </w:rPr>
              <w:t>，</w:t>
            </w:r>
            <w:r w:rsidR="008F1BD4" w:rsidRPr="008F1BD4">
              <w:rPr>
                <w:rFonts w:ascii="Times New Roman" w:hAnsi="Times New Roman" w:cs="Times New Roman"/>
                <w:iCs/>
              </w:rPr>
              <w:t>其中每个推理实例</w:t>
            </w:r>
            <w:r w:rsidR="00EF1410">
              <w:rPr>
                <w:rFonts w:ascii="Times New Roman" w:hAnsi="Times New Roman" w:cs="Times New Roman" w:hint="eastAsia"/>
                <w:iCs/>
              </w:rPr>
              <w:t xml:space="preserve"> </w:t>
            </w:r>
            <m:oMath>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r</m:t>
                  </m:r>
                </m:sub>
              </m:sSub>
            </m:oMath>
            <w:r w:rsidR="00EF1410">
              <w:rPr>
                <w:rFonts w:ascii="Times New Roman" w:hAnsi="Times New Roman" w:cs="Times New Roman" w:hint="eastAsia"/>
                <w:iCs/>
              </w:rPr>
              <w:t xml:space="preserve"> </w:t>
            </w:r>
            <w:r w:rsidR="008F1BD4" w:rsidRPr="008F1BD4">
              <w:rPr>
                <w:rFonts w:ascii="Times New Roman" w:hAnsi="Times New Roman" w:cs="Times New Roman"/>
                <w:iCs/>
              </w:rPr>
              <w:t>在给定并行策略下会被划分为若干并行子任务，记其并行子任务集合为</w:t>
            </w:r>
            <w:r w:rsidR="007774B8">
              <w:rPr>
                <w:rFonts w:ascii="Times New Roman" w:hAnsi="Times New Roman" w:cs="Times New Roman" w:hint="eastAsia"/>
                <w:iCs/>
              </w:rPr>
              <w:t xml:space="preserve"> </w:t>
            </w:r>
            <m:oMath>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Sub>
                    <m:sSubPr>
                      <m:ctrlPr>
                        <w:rPr>
                          <w:rFonts w:ascii="Cambria Math" w:hAnsi="Cambria Math" w:cs="Times New Roman"/>
                          <w:iCs/>
                        </w:rPr>
                      </m:ctrlPr>
                    </m:sSubPr>
                    <m:e>
                      <m:r>
                        <w:rPr>
                          <w:rFonts w:ascii="Cambria Math" w:hAnsi="Cambria Math" w:cs="Times New Roman"/>
                        </w:rPr>
                        <m:t>n</m:t>
                      </m:r>
                    </m:e>
                    <m:sub>
                      <m:r>
                        <w:rPr>
                          <w:rFonts w:ascii="Cambria Math" w:hAnsi="Cambria Math" w:cs="Times New Roman"/>
                        </w:rPr>
                        <m:t>r</m:t>
                      </m:r>
                    </m:sub>
                  </m:sSub>
                </m:sub>
              </m:sSub>
              <m:r>
                <m:rPr>
                  <m:sty m:val="p"/>
                </m:rPr>
                <w:rPr>
                  <w:rFonts w:ascii="Cambria Math" w:hAnsi="Cambria Math" w:cs="Times New Roman"/>
                </w:rPr>
                <m:t>}</m:t>
              </m:r>
            </m:oMath>
            <w:r w:rsidR="008F1BD4">
              <w:rPr>
                <w:rFonts w:ascii="Times New Roman" w:hAnsi="Times New Roman" w:cs="Times New Roman" w:hint="eastAsia"/>
                <w:iCs/>
              </w:rPr>
              <w:t>。</w:t>
            </w:r>
          </w:p>
          <w:p w14:paraId="6F5E9141" w14:textId="2E69F6C0" w:rsidR="008F1BD4" w:rsidRDefault="008F1BD4" w:rsidP="008F1BD4">
            <w:pPr>
              <w:spacing w:line="360" w:lineRule="auto"/>
              <w:ind w:firstLineChars="200" w:firstLine="480"/>
              <w:rPr>
                <w:rFonts w:ascii="Times New Roman" w:hAnsi="Times New Roman" w:cs="Times New Roman"/>
                <w:iCs/>
              </w:rPr>
            </w:pPr>
            <w:r w:rsidRPr="00172DBF">
              <w:rPr>
                <w:rFonts w:ascii="Times New Roman" w:hAnsi="Times New Roman" w:cs="Times New Roman"/>
                <w:iCs/>
              </w:rPr>
              <w:lastRenderedPageBreak/>
              <w:t>并行子任务可以由不同并行机制具体实例化：在张量并行场景下，对应为不同的</w:t>
            </w:r>
            <w:r w:rsidRPr="00172DBF">
              <w:rPr>
                <w:rFonts w:ascii="Times New Roman" w:hAnsi="Times New Roman" w:cs="Times New Roman"/>
                <w:iCs/>
              </w:rPr>
              <w:t>TP rank</w:t>
            </w:r>
            <w:r w:rsidRPr="00172DBF">
              <w:rPr>
                <w:rFonts w:ascii="Times New Roman" w:hAnsi="Times New Roman" w:cs="Times New Roman"/>
                <w:iCs/>
              </w:rPr>
              <w:t>；在流水</w:t>
            </w:r>
            <w:r>
              <w:rPr>
                <w:rFonts w:ascii="Times New Roman" w:hAnsi="Times New Roman" w:cs="Times New Roman" w:hint="eastAsia"/>
                <w:iCs/>
              </w:rPr>
              <w:t>线</w:t>
            </w:r>
            <w:r w:rsidRPr="00172DBF">
              <w:rPr>
                <w:rFonts w:ascii="Times New Roman" w:hAnsi="Times New Roman" w:cs="Times New Roman"/>
                <w:iCs/>
              </w:rPr>
              <w:t>并行场景下，对应为不同的</w:t>
            </w:r>
            <w:r w:rsidRPr="00172DBF">
              <w:rPr>
                <w:rFonts w:ascii="Times New Roman" w:hAnsi="Times New Roman" w:cs="Times New Roman"/>
                <w:iCs/>
              </w:rPr>
              <w:t>PP stage</w:t>
            </w:r>
            <w:r w:rsidRPr="00172DBF">
              <w:rPr>
                <w:rFonts w:ascii="Times New Roman" w:hAnsi="Times New Roman" w:cs="Times New Roman"/>
                <w:iCs/>
              </w:rPr>
              <w:t>；在</w:t>
            </w:r>
            <w:r w:rsidRPr="00172DBF">
              <w:rPr>
                <w:rFonts w:ascii="Times New Roman" w:hAnsi="Times New Roman" w:cs="Times New Roman"/>
                <w:iCs/>
              </w:rPr>
              <w:t>Prefill</w:t>
            </w:r>
            <w:r w:rsidR="007774B8">
              <w:rPr>
                <w:rFonts w:ascii="Times New Roman" w:hAnsi="Times New Roman" w:cs="Times New Roman" w:hint="eastAsia"/>
                <w:iCs/>
              </w:rPr>
              <w:t>—</w:t>
            </w:r>
            <w:r w:rsidRPr="00172DBF">
              <w:rPr>
                <w:rFonts w:ascii="Times New Roman" w:hAnsi="Times New Roman" w:cs="Times New Roman"/>
                <w:iCs/>
              </w:rPr>
              <w:t>Decode</w:t>
            </w:r>
            <w:r w:rsidRPr="00172DBF">
              <w:rPr>
                <w:rFonts w:ascii="Times New Roman" w:hAnsi="Times New Roman" w:cs="Times New Roman"/>
                <w:iCs/>
              </w:rPr>
              <w:t>分离场景下，对应为</w:t>
            </w:r>
            <w:r w:rsidRPr="00172DBF">
              <w:rPr>
                <w:rFonts w:ascii="Times New Roman" w:hAnsi="Times New Roman" w:cs="Times New Roman"/>
                <w:iCs/>
              </w:rPr>
              <w:t>Prefill</w:t>
            </w:r>
            <w:r w:rsidRPr="00172DBF">
              <w:rPr>
                <w:rFonts w:ascii="Times New Roman" w:hAnsi="Times New Roman" w:cs="Times New Roman"/>
                <w:iCs/>
              </w:rPr>
              <w:t>端与</w:t>
            </w:r>
            <w:r w:rsidRPr="00172DBF">
              <w:rPr>
                <w:rFonts w:ascii="Times New Roman" w:hAnsi="Times New Roman" w:cs="Times New Roman"/>
                <w:iCs/>
              </w:rPr>
              <w:t>Decode</w:t>
            </w:r>
            <w:r w:rsidRPr="00172DBF">
              <w:rPr>
                <w:rFonts w:ascii="Times New Roman" w:hAnsi="Times New Roman" w:cs="Times New Roman"/>
                <w:iCs/>
              </w:rPr>
              <w:t>端两个异构子任务。</w:t>
            </w:r>
            <w:r w:rsidRPr="008F1BD4">
              <w:rPr>
                <w:rFonts w:ascii="Times New Roman" w:hAnsi="Times New Roman" w:cs="Times New Roman"/>
                <w:iCs/>
              </w:rPr>
              <w:t>所有推理实例的并行子任务联合构成全局并行子任务集合</w:t>
            </w:r>
            <w:r>
              <w:rPr>
                <w:rFonts w:ascii="Times New Roman" w:hAnsi="Times New Roman" w:cs="Times New Roman" w:hint="eastAsia"/>
                <w:iCs/>
              </w:rPr>
              <w:t>：</w:t>
            </w:r>
          </w:p>
          <w:p w14:paraId="71231E36" w14:textId="6B4AFEB7" w:rsidR="000A3081" w:rsidRPr="000A3081" w:rsidRDefault="00000000" w:rsidP="000A3081">
            <w:pPr>
              <w:spacing w:line="360" w:lineRule="auto"/>
              <w:ind w:firstLineChars="200" w:firstLine="480"/>
              <w:rPr>
                <w:rFonts w:ascii="Times New Roman" w:hAnsi="Times New Roman" w:cs="Times New Roman"/>
              </w:rPr>
            </w:pPr>
            <m:oMathPara>
              <m:oMath>
                <m:eqArr>
                  <m:eqArrPr>
                    <m:maxDist m:val="1"/>
                    <m:ctrlPr>
                      <w:rPr>
                        <w:rFonts w:ascii="Cambria Math" w:hAnsi="Cambria Math" w:cs="Times New Roman"/>
                        <w:i/>
                        <w:iCs/>
                      </w:rPr>
                    </m:ctrlPr>
                  </m:eqArrPr>
                  <m:e>
                    <m:r>
                      <w:rPr>
                        <w:rFonts w:ascii="Cambria Math" w:hAnsi="Cambria Math" w:cs="Times New Roman"/>
                      </w:rPr>
                      <m:t>V</m:t>
                    </m:r>
                    <m:r>
                      <m:rPr>
                        <m:sty m:val="p"/>
                      </m:rPr>
                      <w:rPr>
                        <w:rFonts w:ascii="Cambria Math" w:hAnsi="Cambria Math" w:cs="Times New Roman"/>
                      </w:rPr>
                      <m:t>=</m:t>
                    </m:r>
                    <m:nary>
                      <m:naryPr>
                        <m:chr m:val="⋃"/>
                        <m:limLoc m:val="undOvr"/>
                        <m:grow m:val="1"/>
                        <m:ctrlPr>
                          <w:rPr>
                            <w:rFonts w:ascii="Cambria Math" w:hAnsi="Cambria Math" w:cs="Times New Roman"/>
                            <w:iCs/>
                          </w:rPr>
                        </m:ctrlPr>
                      </m:naryPr>
                      <m:sub>
                        <m:r>
                          <w:rPr>
                            <w:rFonts w:ascii="Cambria Math" w:hAnsi="Cambria Math" w:cs="Times New Roman"/>
                          </w:rPr>
                          <m:t>r</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e>
                    </m:nary>
                    <m:r>
                      <w:rPr>
                        <w:rFonts w:ascii="Cambria Math" w:hAnsi="Cambria Math" w:cs="Times New Roman"/>
                      </w:rPr>
                      <m:t>#</m:t>
                    </m:r>
                    <m:d>
                      <m:dPr>
                        <m:ctrlPr>
                          <w:rPr>
                            <w:rFonts w:ascii="Cambria Math" w:hAnsi="Cambria Math" w:cs="Times New Roman"/>
                            <w:i/>
                            <w:iCs/>
                          </w:rPr>
                        </m:ctrlPr>
                      </m:dPr>
                      <m:e>
                        <m:r>
                          <w:rPr>
                            <w:rFonts w:ascii="Cambria Math" w:hAnsi="Cambria Math" w:cs="Times New Roman"/>
                          </w:rPr>
                          <m:t>21</m:t>
                        </m:r>
                      </m:e>
                    </m:d>
                    <m:ctrlPr>
                      <w:rPr>
                        <w:rFonts w:ascii="Cambria Math" w:hAnsi="Cambria Math" w:cs="Times New Roman"/>
                        <w:i/>
                      </w:rPr>
                    </m:ctrlPr>
                  </m:e>
                </m:eqArr>
              </m:oMath>
            </m:oMathPara>
          </w:p>
          <w:p w14:paraId="7422CA4A" w14:textId="6D8CE53A" w:rsidR="00700E99" w:rsidRPr="00700E99" w:rsidRDefault="00DB2195" w:rsidP="00E248FA">
            <w:pPr>
              <w:pStyle w:val="s"/>
              <w:spacing w:after="78"/>
              <w:ind w:firstLine="480"/>
              <w:jc w:val="left"/>
              <w:rPr>
                <w:rFonts w:ascii="宋体" w:eastAsia="宋体" w:hAnsi="宋体"/>
              </w:rPr>
            </w:pPr>
            <w:r>
              <w:rPr>
                <w:rFonts w:ascii="宋体" w:eastAsia="宋体" w:hAnsi="宋体" w:hint="eastAsia"/>
              </w:rPr>
              <w:t>因此</w:t>
            </w:r>
            <w:r w:rsidR="00700E99" w:rsidRPr="00700E99">
              <w:rPr>
                <w:rFonts w:ascii="宋体" w:eastAsia="宋体" w:hAnsi="宋体" w:hint="eastAsia"/>
              </w:rPr>
              <w:t>可以得到调度变量：</w:t>
            </w:r>
          </w:p>
          <w:p w14:paraId="75B771BD" w14:textId="7909D7A9" w:rsidR="00700E99" w:rsidRPr="00700E99" w:rsidRDefault="00000000" w:rsidP="00700E99">
            <w:pPr>
              <w:pStyle w:val="s"/>
              <w:spacing w:after="78"/>
              <w:ind w:firstLine="480"/>
              <w:rPr>
                <w:rFonts w:ascii="宋体" w:eastAsia="宋体" w:hAnsi="宋体"/>
                <w:bCs/>
              </w:rPr>
            </w:pPr>
            <m:oMathPara>
              <m:oMath>
                <m:eqArr>
                  <m:eqArrPr>
                    <m:maxDist m:val="1"/>
                    <m:ctrlPr>
                      <w:rPr>
                        <w:rFonts w:ascii="Cambria Math" w:eastAsia="宋体" w:hAnsi="Cambria Math"/>
                        <w:bCs/>
                        <w:i/>
                      </w:rPr>
                    </m:ctrlPr>
                  </m:eqArrPr>
                  <m:e>
                    <m:sSub>
                      <m:sSubPr>
                        <m:ctrlPr>
                          <w:rPr>
                            <w:rFonts w:ascii="Cambria Math" w:eastAsia="宋体" w:hAnsi="Cambria Math"/>
                            <w:bCs/>
                          </w:rPr>
                        </m:ctrlPr>
                      </m:sSubPr>
                      <m:e>
                        <m:r>
                          <w:rPr>
                            <w:rFonts w:ascii="Cambria Math" w:eastAsia="宋体" w:hAnsi="Cambria Math"/>
                          </w:rPr>
                          <m:t>y</m:t>
                        </m:r>
                      </m:e>
                      <m:sub>
                        <m:r>
                          <w:rPr>
                            <w:rFonts w:ascii="Cambria Math" w:eastAsia="宋体" w:hAnsi="Cambria Math"/>
                          </w:rPr>
                          <m:t>ij</m:t>
                        </m:r>
                      </m:sub>
                    </m:sSub>
                    <m:r>
                      <w:rPr>
                        <w:rFonts w:ascii="Cambria Math" w:eastAsia="宋体" w:hAnsi="Cambria Math"/>
                      </w:rPr>
                      <m:t>=</m:t>
                    </m:r>
                    <m:d>
                      <m:dPr>
                        <m:begChr m:val="{"/>
                        <m:endChr m:val=""/>
                        <m:ctrlPr>
                          <w:rPr>
                            <w:rFonts w:ascii="Cambria Math" w:eastAsia="宋体" w:hAnsi="Cambria Math"/>
                            <w:bCs/>
                          </w:rPr>
                        </m:ctrlPr>
                      </m:dPr>
                      <m:e>
                        <m:eqArr>
                          <m:eqArrPr>
                            <m:ctrlPr>
                              <w:rPr>
                                <w:rFonts w:ascii="Cambria Math" w:eastAsia="宋体" w:hAnsi="Cambria Math"/>
                                <w:bCs/>
                              </w:rPr>
                            </m:ctrlPr>
                          </m:eqArrPr>
                          <m:e>
                            <m:r>
                              <w:rPr>
                                <w:rFonts w:ascii="Cambria Math" w:eastAsia="宋体" w:hAnsi="Cambria Math"/>
                              </w:rPr>
                              <m:t>&amp;1,    &amp;&amp;</m:t>
                            </m:r>
                            <m:r>
                              <m:rPr>
                                <m:sty m:val="p"/>
                              </m:rPr>
                              <w:rPr>
                                <w:rFonts w:ascii="Cambria Math" w:eastAsia="宋体" w:hAnsi="Cambria Math" w:hint="eastAsia"/>
                              </w:rPr>
                              <m:t>并行子</m:t>
                            </m:r>
                            <m:r>
                              <m:rPr>
                                <m:nor/>
                              </m:rPr>
                              <w:rPr>
                                <w:rFonts w:ascii="Cambria Math" w:eastAsia="宋体" w:hAnsi="宋体" w:hint="eastAsia"/>
                                <w:bCs/>
                              </w:rPr>
                              <m:t>任务</m:t>
                            </m:r>
                            <m:sSub>
                              <m:sSubPr>
                                <m:ctrlPr>
                                  <w:rPr>
                                    <w:rFonts w:ascii="Cambria Math" w:eastAsia="宋体" w:hAnsi="Cambria Math"/>
                                    <w:i/>
                                  </w:rPr>
                                </m:ctrlPr>
                              </m:sSubPr>
                              <m:e>
                                <m:r>
                                  <w:rPr>
                                    <w:rFonts w:ascii="Cambria Math" w:eastAsia="宋体" w:hAnsi="Cambria Math" w:hint="eastAsia"/>
                                  </w:rPr>
                                  <m:t>v</m:t>
                                </m:r>
                              </m:e>
                              <m:sub>
                                <m:r>
                                  <w:rPr>
                                    <w:rFonts w:ascii="Cambria Math" w:eastAsia="宋体" w:hAnsi="Cambria Math"/>
                                  </w:rPr>
                                  <m:t>i</m:t>
                                </m:r>
                              </m:sub>
                            </m:sSub>
                            <m:r>
                              <m:rPr>
                                <m:nor/>
                              </m:rPr>
                              <w:rPr>
                                <w:rFonts w:ascii="宋体" w:eastAsia="宋体" w:hAnsi="宋体"/>
                                <w:bCs/>
                              </w:rPr>
                              <m:t>运行在</m:t>
                            </m:r>
                            <m:r>
                              <m:rPr>
                                <m:nor/>
                              </m:rPr>
                              <w:rPr>
                                <w:rFonts w:eastAsia="宋体"/>
                                <w:bCs/>
                              </w:rPr>
                              <m:t>GPU</m:t>
                            </m:r>
                            <m:r>
                              <m:rPr>
                                <m:nor/>
                              </m:rPr>
                              <w:rPr>
                                <w:rFonts w:ascii="宋体" w:eastAsia="宋体" w:hAnsi="宋体"/>
                                <w:bCs/>
                              </w:rPr>
                              <m:t>计算节点</m:t>
                            </m:r>
                            <m:r>
                              <w:rPr>
                                <w:rFonts w:ascii="Cambria Math" w:eastAsia="宋体" w:hAnsi="Cambria Math"/>
                              </w:rPr>
                              <m:t>j</m:t>
                            </m:r>
                          </m:e>
                          <m:e>
                            <m:r>
                              <w:rPr>
                                <w:rFonts w:ascii="Cambria Math" w:eastAsia="宋体" w:hAnsi="Cambria Math"/>
                              </w:rPr>
                              <m:t>&amp;0,    &amp;&amp;</m:t>
                            </m:r>
                            <m:r>
                              <m:rPr>
                                <m:sty m:val="p"/>
                              </m:rPr>
                              <w:rPr>
                                <w:rFonts w:ascii="Cambria Math" w:eastAsia="宋体" w:hAnsi="Cambria Math" w:hint="eastAsia"/>
                              </w:rPr>
                              <m:t>并行子</m:t>
                            </m:r>
                            <m:r>
                              <m:rPr>
                                <m:nor/>
                              </m:rPr>
                              <w:rPr>
                                <w:rFonts w:ascii="Cambria Math" w:eastAsia="宋体" w:hAnsi="宋体" w:hint="eastAsia"/>
                                <w:bCs/>
                              </w:rPr>
                              <m:t>任务</m:t>
                            </m:r>
                            <m:sSub>
                              <m:sSubPr>
                                <m:ctrlPr>
                                  <w:rPr>
                                    <w:rFonts w:ascii="Cambria Math" w:eastAsia="宋体" w:hAnsi="Cambria Math"/>
                                    <w:i/>
                                  </w:rPr>
                                </m:ctrlPr>
                              </m:sSubPr>
                              <m:e>
                                <m:r>
                                  <w:rPr>
                                    <w:rFonts w:ascii="Cambria Math" w:eastAsia="宋体" w:hAnsi="Cambria Math" w:hint="eastAsia"/>
                                    <w:kern w:val="0"/>
                                  </w:rPr>
                                  <m:t>v</m:t>
                                </m:r>
                              </m:e>
                              <m:sub>
                                <m:r>
                                  <w:rPr>
                                    <w:rFonts w:ascii="Cambria Math" w:eastAsia="宋体" w:hAnsi="Cambria Math"/>
                                    <w:kern w:val="0"/>
                                  </w:rPr>
                                  <m:t>i</m:t>
                                </m:r>
                              </m:sub>
                            </m:sSub>
                            <m:r>
                              <m:rPr>
                                <m:nor/>
                              </m:rPr>
                              <w:rPr>
                                <w:rFonts w:ascii="宋体" w:eastAsia="宋体" w:hAnsi="宋体"/>
                                <w:bCs/>
                              </w:rPr>
                              <m:t>未运行在</m:t>
                            </m:r>
                            <m:r>
                              <m:rPr>
                                <m:nor/>
                              </m:rPr>
                              <w:rPr>
                                <w:rFonts w:eastAsia="宋体"/>
                                <w:bCs/>
                              </w:rPr>
                              <m:t>GPU</m:t>
                            </m:r>
                            <m:r>
                              <m:rPr>
                                <m:nor/>
                              </m:rPr>
                              <w:rPr>
                                <w:rFonts w:ascii="宋体" w:eastAsia="宋体" w:hAnsi="宋体"/>
                                <w:bCs/>
                              </w:rPr>
                              <m:t>计算节点</m:t>
                            </m:r>
                            <m:r>
                              <w:rPr>
                                <w:rFonts w:ascii="Cambria Math" w:eastAsia="宋体" w:hAnsi="Cambria Math"/>
                              </w:rPr>
                              <m:t>j</m:t>
                            </m:r>
                          </m:e>
                        </m:eqArr>
                        <m:r>
                          <w:rPr>
                            <w:rFonts w:ascii="Cambria Math" w:eastAsia="宋体" w:hAnsi="Cambria Math"/>
                          </w:rPr>
                          <m:t xml:space="preserve"> </m:t>
                        </m:r>
                      </m:e>
                    </m:d>
                    <m:r>
                      <w:rPr>
                        <w:rFonts w:ascii="Cambria Math" w:eastAsia="宋体" w:hAnsi="Cambria Math"/>
                      </w:rPr>
                      <m:t>#</m:t>
                    </m:r>
                    <m:d>
                      <m:dPr>
                        <m:ctrlPr>
                          <w:rPr>
                            <w:rFonts w:ascii="Cambria Math" w:hAnsi="Cambria Math"/>
                            <w:bCs/>
                            <w:i/>
                          </w:rPr>
                        </m:ctrlPr>
                      </m:dPr>
                      <m:e>
                        <m:r>
                          <w:rPr>
                            <w:rFonts w:ascii="Cambria Math" w:hAnsi="Cambria Math"/>
                          </w:rPr>
                          <m:t>22</m:t>
                        </m:r>
                      </m:e>
                    </m:d>
                  </m:e>
                </m:eqArr>
              </m:oMath>
            </m:oMathPara>
          </w:p>
          <w:p w14:paraId="125C481B" w14:textId="6264693C" w:rsidR="00DB2195" w:rsidRPr="00DB2195" w:rsidRDefault="00DB2195" w:rsidP="00DB2195">
            <w:pPr>
              <w:spacing w:line="360" w:lineRule="auto"/>
              <w:ind w:firstLineChars="200" w:firstLine="480"/>
              <w:rPr>
                <w:rFonts w:ascii="Times New Roman" w:hAnsi="Times New Roman" w:cs="Times New Roman"/>
                <w:iCs/>
              </w:rPr>
            </w:pPr>
            <w:r w:rsidRPr="00DB2195">
              <w:rPr>
                <w:rFonts w:ascii="Times New Roman" w:hAnsi="Times New Roman" w:cs="Times New Roman"/>
                <w:iCs/>
              </w:rPr>
              <w:t>对于每个</w:t>
            </w:r>
            <w:r w:rsidR="007774B8">
              <w:rPr>
                <w:rFonts w:ascii="Times New Roman" w:hAnsi="Times New Roman" w:cs="Times New Roman" w:hint="eastAsia"/>
                <w:iCs/>
              </w:rPr>
              <w:t>子</w:t>
            </w:r>
            <w:r w:rsidRPr="00DB2195">
              <w:rPr>
                <w:rFonts w:ascii="Times New Roman" w:hAnsi="Times New Roman" w:cs="Times New Roman"/>
                <w:iCs/>
              </w:rPr>
              <w:t>任务，只能被分配到一个计算节点，不会被拆分至多个计算节点，因此有：</w:t>
            </w:r>
          </w:p>
          <w:p w14:paraId="332B44E4" w14:textId="5E7A8DE1" w:rsidR="00700E99" w:rsidRPr="00700E99" w:rsidRDefault="00000000" w:rsidP="006862E0">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nary>
                      <m:naryPr>
                        <m:chr m:val="∑"/>
                        <m:limLoc m:val="undOvr"/>
                        <m:grow m:val="1"/>
                        <m:supHide m:val="1"/>
                        <m:ctrlPr>
                          <w:rPr>
                            <w:rFonts w:ascii="Cambria Math" w:hAnsi="Cambria Math"/>
                            <w:bCs/>
                          </w:rPr>
                        </m:ctrlPr>
                      </m:naryPr>
                      <m:sub>
                        <m:r>
                          <w:rPr>
                            <w:rFonts w:ascii="Cambria Math" w:hAnsi="Cambria Math"/>
                          </w:rPr>
                          <m:t>j∈Q</m:t>
                        </m:r>
                      </m:sub>
                      <m:sup/>
                      <m:e>
                        <m:r>
                          <w:rPr>
                            <w:rFonts w:ascii="Cambria Math" w:hAnsi="Cambria Math"/>
                          </w:rPr>
                          <m:t> </m:t>
                        </m:r>
                      </m:e>
                    </m:nary>
                    <m:sSub>
                      <m:sSubPr>
                        <m:ctrlPr>
                          <w:rPr>
                            <w:rFonts w:ascii="Cambria Math" w:hAnsi="Cambria Math"/>
                            <w:bCs/>
                          </w:rPr>
                        </m:ctrlPr>
                      </m:sSubPr>
                      <m:e>
                        <m:r>
                          <w:rPr>
                            <w:rFonts w:ascii="Cambria Math" w:hAnsi="Cambria Math"/>
                          </w:rPr>
                          <m:t>y</m:t>
                        </m:r>
                      </m:e>
                      <m:sub>
                        <m:r>
                          <w:rPr>
                            <w:rFonts w:ascii="Cambria Math" w:hAnsi="Cambria Math"/>
                          </w:rPr>
                          <m:t>ij</m:t>
                        </m:r>
                      </m:sub>
                    </m:sSub>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hint="eastAsia"/>
                          </w:rPr>
                          <m:t>i</m:t>
                        </m:r>
                      </m:sub>
                    </m:sSub>
                    <m:r>
                      <w:rPr>
                        <w:rFonts w:ascii="Cambria Math" w:hAnsi="Cambria Math"/>
                      </w:rPr>
                      <m:t>∈</m:t>
                    </m:r>
                    <m:r>
                      <w:rPr>
                        <w:rFonts w:ascii="Cambria Math" w:hAnsi="Cambria Math" w:hint="eastAsia"/>
                      </w:rPr>
                      <m:t>V</m:t>
                    </m:r>
                    <m:r>
                      <w:rPr>
                        <w:rFonts w:ascii="Cambria Math" w:hAnsi="Cambria Math"/>
                      </w:rPr>
                      <m:t>#</m:t>
                    </m:r>
                    <m:d>
                      <m:dPr>
                        <m:ctrlPr>
                          <w:rPr>
                            <w:rFonts w:ascii="Cambria Math" w:hAnsi="Cambria Math"/>
                            <w:bCs/>
                            <w:i/>
                          </w:rPr>
                        </m:ctrlPr>
                      </m:dPr>
                      <m:e>
                        <m:r>
                          <w:rPr>
                            <w:rFonts w:ascii="Cambria Math" w:hAnsi="Cambria Math"/>
                          </w:rPr>
                          <m:t>23</m:t>
                        </m:r>
                      </m:e>
                    </m:d>
                  </m:e>
                </m:eqArr>
              </m:oMath>
            </m:oMathPara>
          </w:p>
          <w:p w14:paraId="413A7347" w14:textId="4F4AD13A" w:rsidR="007774B8" w:rsidRDefault="007774B8" w:rsidP="007774B8">
            <w:pPr>
              <w:spacing w:line="360" w:lineRule="auto"/>
              <w:ind w:firstLineChars="200" w:firstLine="480"/>
            </w:pPr>
            <w:r w:rsidRPr="007774B8">
              <w:rPr>
                <w:rFonts w:ascii="Times New Roman" w:hAnsi="Times New Roman" w:cs="Times New Roman"/>
                <w:iCs/>
              </w:rPr>
              <w:t>在调度变量</w:t>
            </w:r>
            <m:oMath>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oMath>
            <w:r w:rsidRPr="007774B8">
              <w:rPr>
                <w:rFonts w:ascii="Times New Roman" w:hAnsi="Times New Roman" w:cs="Times New Roman"/>
                <w:iCs/>
              </w:rPr>
              <w:t>给定的条件下，集合</w:t>
            </w:r>
            <m:oMath>
              <m:sSub>
                <m:sSubPr>
                  <m:ctrlPr>
                    <w:rPr>
                      <w:rFonts w:ascii="Cambria Math" w:hAnsi="Cambria Math" w:cs="Times New Roman"/>
                      <w:iCs/>
                    </w:rPr>
                  </m:ctrlPr>
                </m:sSubPr>
                <m:e>
                  <m:r>
                    <w:rPr>
                      <w:rFonts w:ascii="Cambria Math" w:hAnsi="Cambria Math" w:cs="Times New Roman"/>
                    </w:rPr>
                    <m:t>V</m:t>
                  </m:r>
                </m:e>
                <m:sub>
                  <m:r>
                    <w:rPr>
                      <w:rFonts w:ascii="Cambria Math" w:hAnsi="Cambria Math" w:cs="Times New Roman"/>
                    </w:rPr>
                    <m:t>r</m:t>
                  </m:r>
                </m:sub>
              </m:sSub>
            </m:oMath>
            <w:r w:rsidRPr="007774B8">
              <w:rPr>
                <w:rFonts w:ascii="Times New Roman" w:hAnsi="Times New Roman" w:cs="Times New Roman"/>
                <w:iCs/>
              </w:rPr>
              <w:t>中各并行子任务会被映射到若干</w:t>
            </w:r>
            <w:r w:rsidRPr="007774B8">
              <w:rPr>
                <w:rFonts w:ascii="Times New Roman" w:hAnsi="Times New Roman" w:cs="Times New Roman"/>
                <w:iCs/>
              </w:rPr>
              <w:t>GPU</w:t>
            </w:r>
            <w:r w:rsidRPr="007774B8">
              <w:rPr>
                <w:rFonts w:ascii="Times New Roman" w:hAnsi="Times New Roman" w:cs="Times New Roman"/>
                <w:iCs/>
              </w:rPr>
              <w:t>计算节点上，由此</w:t>
            </w:r>
            <w:r>
              <w:rPr>
                <w:rFonts w:ascii="Times New Roman" w:hAnsi="Times New Roman" w:cs="Times New Roman" w:hint="eastAsia"/>
                <w:iCs/>
              </w:rPr>
              <w:t>得到</w:t>
            </w:r>
            <w:r w:rsidRPr="007774B8">
              <w:rPr>
                <w:rFonts w:ascii="Times New Roman" w:hAnsi="Times New Roman" w:cs="Times New Roman"/>
                <w:iCs/>
              </w:rPr>
              <w:t>该实例对应的放置关系与拓扑层级特征。记该实例在当前放置方案下的候选拓扑组为</w:t>
            </w:r>
            <w:r>
              <w:rPr>
                <w:rFonts w:ascii="Times New Roman" w:hAnsi="Times New Roman" w:cs="Times New Roman" w:hint="eastAsia"/>
                <w:iCs/>
              </w:rPr>
              <w:t xml:space="preserve"> </w:t>
            </w:r>
            <m:oMath>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(Y)</m:t>
              </m:r>
            </m:oMath>
            <w:r>
              <w:rPr>
                <w:rFonts w:ascii="Times New Roman" w:hAnsi="Times New Roman" w:cs="Times New Roman" w:hint="eastAsia"/>
              </w:rPr>
              <w:t>。</w:t>
            </w:r>
            <w:r>
              <w:t xml:space="preserve">将其输入前文训练得到的通信时延拟合模型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oMath>
            <w:r>
              <w:t xml:space="preserve">，即可得到实例 </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00EF1410">
              <w:rPr>
                <w:rFonts w:hint="eastAsia"/>
              </w:rPr>
              <w:t xml:space="preserve"> </w:t>
            </w:r>
            <w:r>
              <w:t>在当前放置方案下的预测通信时延：</w:t>
            </w:r>
          </w:p>
          <w:p w14:paraId="6E81D06B" w14:textId="3631D4CC" w:rsidR="000A3081" w:rsidRPr="00700E99" w:rsidRDefault="00000000" w:rsidP="000A3081">
            <w:pPr>
              <w:spacing w:line="360" w:lineRule="auto"/>
              <w:ind w:firstLineChars="200" w:firstLine="480"/>
              <w:rPr>
                <w:rFonts w:ascii="Times New Roman" w:hAnsi="Times New Roman" w:cs="Times New Roman"/>
                <w:iCs/>
              </w:rPr>
            </w:pPr>
            <m:oMathPara>
              <m:oMath>
                <m:eqArr>
                  <m:eqArrPr>
                    <m:maxDist m:val="1"/>
                    <m:ctrlPr>
                      <w:rPr>
                        <w:rFonts w:ascii="Cambria Math" w:hAnsi="Cambria Math"/>
                        <w:bCs/>
                        <w:i/>
                      </w:rPr>
                    </m:ctrlPr>
                  </m:eqArrPr>
                  <m:e>
                    <m:sSubSup>
                      <m:sSubSupPr>
                        <m:ctrlPr>
                          <w:rPr>
                            <w:rFonts w:ascii="Cambria Math" w:hAnsi="Cambria Math"/>
                            <w:bCs/>
                            <w:i/>
                          </w:rPr>
                        </m:ctrlPr>
                      </m:sSubSupPr>
                      <m:e>
                        <m:acc>
                          <m:accPr>
                            <m:ctrlPr>
                              <w:rPr>
                                <w:rFonts w:ascii="Cambria Math" w:hAnsi="Cambria Math"/>
                                <w:bCs/>
                                <w:i/>
                              </w:rPr>
                            </m:ctrlPr>
                          </m:accPr>
                          <m:e>
                            <m:r>
                              <w:rPr>
                                <w:rFonts w:ascii="Cambria Math" w:hAnsi="Cambria Math"/>
                              </w:rPr>
                              <m:t>T</m:t>
                            </m:r>
                          </m:e>
                        </m:acc>
                      </m:e>
                      <m:sub>
                        <m:r>
                          <w:rPr>
                            <w:rFonts w:ascii="Cambria Math" w:hAnsi="Cambria Math"/>
                          </w:rPr>
                          <m:t>r</m:t>
                        </m:r>
                      </m:sub>
                      <m:sup>
                        <m:r>
                          <m:rPr>
                            <m:nor/>
                          </m:rPr>
                          <w:rPr>
                            <w:rFonts w:ascii="Cambria Math" w:hAnsi="Cambria Math"/>
                            <w:bCs/>
                            <w:i/>
                          </w:rPr>
                          <m:t> </m:t>
                        </m:r>
                        <m:r>
                          <w:rPr>
                            <w:rFonts w:ascii="Cambria Math" w:hAnsi="Cambria Math"/>
                          </w:rPr>
                          <m:t>comm</m:t>
                        </m:r>
                      </m:sup>
                    </m:sSubSup>
                    <m:r>
                      <w:rPr>
                        <w:rFonts w:ascii="Cambria Math" w:hAnsi="Cambria Math"/>
                      </w:rPr>
                      <m:t>=</m:t>
                    </m:r>
                    <m:sSub>
                      <m:sSubPr>
                        <m:ctrlPr>
                          <w:rPr>
                            <w:rFonts w:ascii="Cambria Math" w:hAnsi="Cambria Math"/>
                            <w:bCs/>
                            <w:i/>
                          </w:rPr>
                        </m:ctrlPr>
                      </m:sSubPr>
                      <m:e>
                        <m:r>
                          <w:rPr>
                            <w:rFonts w:ascii="Cambria Math" w:hAnsi="Cambria Math"/>
                          </w:rPr>
                          <m:t>F</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bCs/>
                            <w:i/>
                          </w:rPr>
                        </m:ctrlPr>
                      </m:dPr>
                      <m:e>
                        <m:r>
                          <w:rPr>
                            <w:rFonts w:ascii="Cambria Math" w:hAnsi="Cambria Math"/>
                          </w:rPr>
                          <m:t>X</m:t>
                        </m:r>
                        <m:d>
                          <m:dPr>
                            <m:ctrlPr>
                              <w:rPr>
                                <w:rFonts w:ascii="Cambria Math" w:hAnsi="Cambria Math"/>
                                <w:bCs/>
                                <w:i/>
                              </w:rPr>
                            </m:ctrlPr>
                          </m:dPr>
                          <m:e>
                            <m:sSub>
                              <m:sSubPr>
                                <m:ctrlPr>
                                  <w:rPr>
                                    <w:rFonts w:ascii="Cambria Math" w:hAnsi="Cambria Math"/>
                                    <w:bCs/>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bCs/>
                                    <w:i/>
                                  </w:rPr>
                                </m:ctrlPr>
                              </m:sSubPr>
                              <m:e>
                                <m:r>
                                  <w:rPr>
                                    <w:rFonts w:ascii="Cambria Math" w:hAnsi="Cambria Math"/>
                                  </w:rPr>
                                  <m:t>π</m:t>
                                </m:r>
                              </m:e>
                              <m:sub>
                                <m:r>
                                  <w:rPr>
                                    <w:rFonts w:ascii="Cambria Math" w:hAnsi="Cambria Math"/>
                                  </w:rPr>
                                  <m:t>r</m:t>
                                </m:r>
                              </m:sub>
                            </m:sSub>
                            <m:d>
                              <m:dPr>
                                <m:ctrlPr>
                                  <w:rPr>
                                    <w:rFonts w:ascii="Cambria Math" w:hAnsi="Cambria Math"/>
                                    <w:bCs/>
                                    <w:i/>
                                  </w:rPr>
                                </m:ctrlPr>
                              </m:dPr>
                              <m:e>
                                <m:r>
                                  <w:rPr>
                                    <w:rFonts w:ascii="Cambria Math" w:hAnsi="Cambria Math"/>
                                  </w:rPr>
                                  <m:t>Y</m:t>
                                </m:r>
                              </m:e>
                            </m:d>
                          </m:e>
                        </m:d>
                      </m:e>
                    </m:d>
                    <m:r>
                      <w:rPr>
                        <w:rFonts w:ascii="Cambria Math" w:hAnsi="Cambria Math"/>
                      </w:rPr>
                      <m:t>#</m:t>
                    </m:r>
                    <m:d>
                      <m:dPr>
                        <m:ctrlPr>
                          <w:rPr>
                            <w:rFonts w:ascii="Cambria Math" w:hAnsi="Cambria Math"/>
                            <w:bCs/>
                            <w:i/>
                          </w:rPr>
                        </m:ctrlPr>
                      </m:dPr>
                      <m:e>
                        <m:r>
                          <w:rPr>
                            <w:rFonts w:ascii="Cambria Math" w:hAnsi="Cambria Math"/>
                          </w:rPr>
                          <m:t>24</m:t>
                        </m:r>
                      </m:e>
                    </m:d>
                  </m:e>
                </m:eqArr>
              </m:oMath>
            </m:oMathPara>
          </w:p>
          <w:p w14:paraId="6AFE1E51" w14:textId="35584B8C" w:rsidR="00A47406" w:rsidRPr="00A47406" w:rsidRDefault="00A47406" w:rsidP="00A47406">
            <w:pPr>
              <w:pStyle w:val="s"/>
              <w:spacing w:after="78"/>
              <w:ind w:firstLine="480"/>
              <w:rPr>
                <w:rFonts w:eastAsia="宋体"/>
                <w:iCs/>
                <w:kern w:val="0"/>
              </w:rPr>
            </w:pPr>
            <w:r w:rsidRPr="00A47406">
              <w:rPr>
                <w:rFonts w:eastAsia="宋体" w:hint="eastAsia"/>
                <w:iCs/>
                <w:kern w:val="0"/>
              </w:rPr>
              <w:t>对于每个任务</w:t>
            </w:r>
            <m:oMath>
              <m:sSub>
                <m:sSubPr>
                  <m:ctrlPr>
                    <w:rPr>
                      <w:rFonts w:ascii="Cambria Math" w:eastAsia="宋体" w:hAnsi="Cambria Math"/>
                      <w:iCs/>
                      <w:kern w:val="0"/>
                    </w:rPr>
                  </m:ctrlPr>
                </m:sSubPr>
                <m:e>
                  <m:r>
                    <w:rPr>
                      <w:rFonts w:ascii="Cambria Math" w:eastAsia="宋体" w:hAnsi="Cambria Math" w:hint="eastAsia"/>
                      <w:kern w:val="0"/>
                    </w:rPr>
                    <m:t>v</m:t>
                  </m:r>
                </m:e>
                <m:sub>
                  <m:r>
                    <w:rPr>
                      <w:rFonts w:ascii="Cambria Math" w:eastAsia="宋体" w:hAnsi="Cambria Math"/>
                      <w:kern w:val="0"/>
                    </w:rPr>
                    <m:t>i</m:t>
                  </m:r>
                </m:sub>
              </m:sSub>
            </m:oMath>
            <w:r w:rsidRPr="00A47406">
              <w:rPr>
                <w:rFonts w:eastAsia="宋体" w:hint="eastAsia"/>
                <w:iCs/>
                <w:kern w:val="0"/>
              </w:rPr>
              <w:t>，需</w:t>
            </w:r>
            <w:r w:rsidRPr="00A47406">
              <w:rPr>
                <w:rFonts w:eastAsia="宋体"/>
                <w:iCs/>
                <w:kern w:val="0"/>
              </w:rPr>
              <w:t>要的资源占用</w:t>
            </w:r>
            <m:oMath>
              <m:sSub>
                <m:sSubPr>
                  <m:ctrlPr>
                    <w:rPr>
                      <w:rFonts w:ascii="Cambria Math" w:eastAsia="宋体" w:hAnsi="Cambria Math"/>
                      <w:iCs/>
                      <w:kern w:val="0"/>
                    </w:rPr>
                  </m:ctrlPr>
                </m:sSubPr>
                <m:e>
                  <m:r>
                    <w:rPr>
                      <w:rFonts w:ascii="Cambria Math" w:eastAsia="宋体" w:hAnsi="Cambria Math"/>
                      <w:kern w:val="0"/>
                    </w:rPr>
                    <m:t>D</m:t>
                  </m:r>
                </m:e>
                <m:sub>
                  <m:r>
                    <w:rPr>
                      <w:rFonts w:ascii="Cambria Math" w:eastAsia="宋体" w:hAnsi="Cambria Math"/>
                      <w:kern w:val="0"/>
                    </w:rPr>
                    <m:t>i</m:t>
                  </m:r>
                </m:sub>
              </m:sSub>
              <m:r>
                <m:rPr>
                  <m:sty m:val="p"/>
                </m:rPr>
                <w:rPr>
                  <w:rFonts w:ascii="Cambria Math" w:eastAsia="宋体" w:hAnsi="Cambria Math"/>
                  <w:kern w:val="0"/>
                </w:rPr>
                <m:t>=</m:t>
              </m:r>
              <m:d>
                <m:dPr>
                  <m:ctrlPr>
                    <w:rPr>
                      <w:rFonts w:ascii="Cambria Math" w:eastAsia="宋体" w:hAnsi="Cambria Math"/>
                      <w:iCs/>
                      <w:kern w:val="0"/>
                    </w:rPr>
                  </m:ctrlPr>
                </m:dPr>
                <m:e>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r>
                    <m:rPr>
                      <m:sty m:val="p"/>
                    </m:rPr>
                    <w:rPr>
                      <w:rFonts w:ascii="Cambria Math" w:eastAsia="宋体" w:hAnsi="Cambria Math"/>
                      <w:kern w:val="0"/>
                    </w:rPr>
                    <m:t>,</m:t>
                  </m:r>
                  <m:sSubSup>
                    <m:sSubSupPr>
                      <m:ctrlPr>
                        <w:rPr>
                          <w:rFonts w:ascii="Cambria Math" w:eastAsia="宋体" w:hAnsi="Cambria Math"/>
                          <w:iCs/>
                          <w:kern w:val="0"/>
                        </w:rPr>
                      </m:ctrlPr>
                    </m:sSubSupPr>
                    <m:e>
                      <m:r>
                        <w:rPr>
                          <w:rFonts w:ascii="Cambria Math" w:eastAsia="宋体" w:hAnsi="Cambria Math"/>
                          <w:kern w:val="0"/>
                        </w:rPr>
                        <m:t>S</m:t>
                      </m:r>
                    </m:e>
                    <m:sub>
                      <m:r>
                        <w:rPr>
                          <w:rFonts w:ascii="Cambria Math" w:eastAsia="宋体" w:hAnsi="Cambria Math"/>
                          <w:kern w:val="0"/>
                        </w:rPr>
                        <m:t>i</m:t>
                      </m:r>
                    </m:sub>
                    <m:sup>
                      <m:r>
                        <w:rPr>
                          <w:rFonts w:ascii="Cambria Math" w:eastAsia="宋体" w:hAnsi="Cambria Math"/>
                          <w:kern w:val="0"/>
                        </w:rPr>
                        <m:t>res</m:t>
                      </m:r>
                    </m:sup>
                  </m:sSubSup>
                </m:e>
              </m:d>
            </m:oMath>
            <w:r w:rsidRPr="00A47406">
              <w:rPr>
                <w:rFonts w:eastAsia="宋体" w:hint="eastAsia"/>
                <w:iCs/>
                <w:kern w:val="0"/>
              </w:rPr>
              <w:t>，</w:t>
            </w:r>
            <m:oMath>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oMath>
            <w:r w:rsidR="00222A5A">
              <w:rPr>
                <w:rFonts w:eastAsia="宋体" w:hint="eastAsia"/>
                <w:iCs/>
                <w:kern w:val="0"/>
              </w:rPr>
              <w:t>表示</w:t>
            </w:r>
            <w:r w:rsidRPr="00A47406">
              <w:rPr>
                <w:rFonts w:eastAsia="宋体" w:hint="eastAsia"/>
                <w:iCs/>
                <w:kern w:val="0"/>
              </w:rPr>
              <w:t>显存需求，</w:t>
            </w:r>
            <m:oMath>
              <m:sSubSup>
                <m:sSubSupPr>
                  <m:ctrlPr>
                    <w:rPr>
                      <w:rFonts w:ascii="Cambria Math" w:eastAsia="宋体" w:hAnsi="Cambria Math"/>
                      <w:iCs/>
                      <w:kern w:val="0"/>
                    </w:rPr>
                  </m:ctrlPr>
                </m:sSubSupPr>
                <m:e>
                  <m:r>
                    <w:rPr>
                      <w:rFonts w:ascii="Cambria Math" w:eastAsia="宋体" w:hAnsi="Cambria Math"/>
                      <w:kern w:val="0"/>
                    </w:rPr>
                    <m:t>S</m:t>
                  </m:r>
                </m:e>
                <m:sub>
                  <m:r>
                    <w:rPr>
                      <w:rFonts w:ascii="Cambria Math" w:eastAsia="宋体" w:hAnsi="Cambria Math"/>
                      <w:kern w:val="0"/>
                    </w:rPr>
                    <m:t>i</m:t>
                  </m:r>
                </m:sub>
                <m:sup>
                  <m:r>
                    <w:rPr>
                      <w:rFonts w:ascii="Cambria Math" w:eastAsia="宋体" w:hAnsi="Cambria Math"/>
                      <w:kern w:val="0"/>
                    </w:rPr>
                    <m:t>res</m:t>
                  </m:r>
                </m:sup>
              </m:sSubSup>
            </m:oMath>
            <w:r>
              <w:rPr>
                <w:rFonts w:eastAsia="宋体" w:hint="eastAsia"/>
                <w:iCs/>
                <w:kern w:val="0"/>
              </w:rPr>
              <w:t>表示</w:t>
            </w:r>
            <w:r w:rsidRPr="00A47406">
              <w:rPr>
                <w:rFonts w:eastAsia="宋体"/>
                <w:iCs/>
                <w:kern w:val="0"/>
              </w:rPr>
              <w:t>资源</w:t>
            </w:r>
            <w:r>
              <w:rPr>
                <w:rFonts w:eastAsia="宋体" w:hint="eastAsia"/>
                <w:iCs/>
                <w:kern w:val="0"/>
              </w:rPr>
              <w:t>主导</w:t>
            </w:r>
            <w:r w:rsidRPr="00A47406">
              <w:rPr>
                <w:rFonts w:eastAsia="宋体" w:hint="eastAsia"/>
                <w:iCs/>
                <w:kern w:val="0"/>
              </w:rPr>
              <w:t>类型</w:t>
            </w:r>
            <w:r>
              <w:rPr>
                <w:rFonts w:eastAsia="宋体" w:hint="eastAsia"/>
                <w:iCs/>
                <w:kern w:val="0"/>
              </w:rPr>
              <w:t>，如算力、带宽、显存主导等，</w:t>
            </w:r>
            <w:r w:rsidRPr="00A47406">
              <w:rPr>
                <w:rFonts w:eastAsia="宋体" w:hint="eastAsia"/>
                <w:iCs/>
                <w:kern w:val="0"/>
              </w:rPr>
              <w:t>不参与硬约束。</w:t>
            </w:r>
          </w:p>
          <w:p w14:paraId="5DEE90A8" w14:textId="00A23DD0" w:rsidR="00A47406" w:rsidRPr="00A47406" w:rsidRDefault="00A47406" w:rsidP="00222A5A">
            <w:pPr>
              <w:pStyle w:val="s"/>
              <w:spacing w:after="78"/>
              <w:ind w:firstLine="480"/>
              <w:rPr>
                <w:rFonts w:eastAsia="宋体"/>
                <w:iCs/>
                <w:kern w:val="0"/>
              </w:rPr>
            </w:pPr>
            <w:r w:rsidRPr="00A47406">
              <w:rPr>
                <w:rFonts w:eastAsia="宋体" w:hint="eastAsia"/>
                <w:iCs/>
                <w:kern w:val="0"/>
              </w:rPr>
              <w:t>因此，</w:t>
            </w:r>
            <w:r w:rsidRPr="00A47406">
              <w:rPr>
                <w:rFonts w:eastAsia="宋体"/>
                <w:iCs/>
                <w:kern w:val="0"/>
              </w:rPr>
              <w:t>计算节点</w:t>
            </w:r>
            <m:oMath>
              <m:r>
                <w:rPr>
                  <w:rFonts w:ascii="Cambria Math" w:eastAsia="宋体" w:hAnsi="Cambria Math"/>
                  <w:kern w:val="0"/>
                </w:rPr>
                <m:t>j</m:t>
              </m:r>
            </m:oMath>
            <w:r w:rsidRPr="00A47406">
              <w:rPr>
                <w:rFonts w:eastAsia="宋体"/>
                <w:iCs/>
                <w:kern w:val="0"/>
              </w:rPr>
              <w:t>的总</w:t>
            </w:r>
            <w:r w:rsidR="00222A5A">
              <w:rPr>
                <w:rFonts w:eastAsia="宋体" w:hint="eastAsia"/>
                <w:iCs/>
                <w:kern w:val="0"/>
              </w:rPr>
              <w:t>显存</w:t>
            </w:r>
            <w:r w:rsidRPr="00A47406">
              <w:rPr>
                <w:rFonts w:eastAsia="宋体"/>
                <w:iCs/>
                <w:kern w:val="0"/>
              </w:rPr>
              <w:t>资源占用</w:t>
            </w:r>
            <w:r w:rsidR="00222A5A">
              <w:rPr>
                <w:rFonts w:eastAsia="宋体" w:hint="eastAsia"/>
                <w:iCs/>
                <w:kern w:val="0"/>
              </w:rPr>
              <w:t>表示为</w:t>
            </w:r>
            <w:r w:rsidRPr="00A47406">
              <w:rPr>
                <w:rFonts w:eastAsia="宋体"/>
                <w:iCs/>
                <w:kern w:val="0"/>
              </w:rPr>
              <w:t xml:space="preserve"> </w:t>
            </w:r>
            <m:oMath>
              <m:sSubSup>
                <m:sSubSupPr>
                  <m:ctrlPr>
                    <w:rPr>
                      <w:rFonts w:ascii="Cambria Math" w:eastAsia="宋体" w:hAnsi="Cambria Math"/>
                      <w:iCs/>
                      <w:kern w:val="0"/>
                    </w:rPr>
                  </m:ctrlPr>
                </m:sSubSupPr>
                <m:e>
                  <m:r>
                    <w:rPr>
                      <w:rFonts w:ascii="Cambria Math" w:eastAsia="宋体" w:hAnsi="Cambria Math"/>
                      <w:kern w:val="0"/>
                    </w:rPr>
                    <m:t>M</m:t>
                  </m:r>
                </m:e>
                <m:sub>
                  <m:r>
                    <w:rPr>
                      <w:rFonts w:ascii="Cambria Math" w:eastAsia="宋体" w:hAnsi="Cambria Math"/>
                      <w:kern w:val="0"/>
                    </w:rPr>
                    <m:t>gpu</m:t>
                  </m:r>
                </m:sub>
                <m:sup>
                  <m:r>
                    <m:rPr>
                      <m:sty m:val="p"/>
                    </m:rPr>
                    <w:rPr>
                      <w:rFonts w:ascii="Cambria Math" w:eastAsia="宋体" w:hAnsi="Cambria Math"/>
                      <w:kern w:val="0"/>
                    </w:rPr>
                    <m:t>(</m:t>
                  </m:r>
                  <m:r>
                    <w:rPr>
                      <w:rFonts w:ascii="Cambria Math" w:eastAsia="宋体" w:hAnsi="Cambria Math"/>
                      <w:kern w:val="0"/>
                    </w:rPr>
                    <m:t>j</m:t>
                  </m:r>
                  <m:r>
                    <m:rPr>
                      <m:sty m:val="p"/>
                    </m:rPr>
                    <w:rPr>
                      <w:rFonts w:ascii="Cambria Math" w:eastAsia="宋体" w:hAnsi="Cambria Math"/>
                      <w:kern w:val="0"/>
                    </w:rPr>
                    <m:t>)</m:t>
                  </m:r>
                </m:sup>
              </m:sSubSup>
              <m:r>
                <m:rPr>
                  <m:sty m:val="p"/>
                </m:rPr>
                <w:rPr>
                  <w:rFonts w:ascii="Cambria Math" w:eastAsia="宋体" w:hAnsi="Cambria Math"/>
                  <w:kern w:val="0"/>
                </w:rPr>
                <m:t>=</m:t>
              </m:r>
              <m:nary>
                <m:naryPr>
                  <m:chr m:val="∑"/>
                  <m:limLoc m:val="undOvr"/>
                  <m:grow m:val="1"/>
                  <m:supHide m:val="1"/>
                  <m:ctrlPr>
                    <w:rPr>
                      <w:rFonts w:ascii="Cambria Math" w:eastAsia="宋体" w:hAnsi="Cambria Math"/>
                      <w:iCs/>
                      <w:kern w:val="0"/>
                    </w:rPr>
                  </m:ctrlPr>
                </m:naryPr>
                <m:sub>
                  <m:r>
                    <w:rPr>
                      <w:rFonts w:ascii="Cambria Math" w:eastAsia="宋体" w:hAnsi="Cambria Math"/>
                      <w:kern w:val="0"/>
                    </w:rPr>
                    <m:t>i</m:t>
                  </m:r>
                  <m:r>
                    <m:rPr>
                      <m:sty m:val="p"/>
                    </m:rPr>
                    <w:rPr>
                      <w:rFonts w:ascii="Cambria Math" w:eastAsia="宋体" w:hAnsi="Cambria Math"/>
                      <w:kern w:val="0"/>
                    </w:rPr>
                    <m:t>∈</m:t>
                  </m:r>
                  <m:r>
                    <w:rPr>
                      <w:rFonts w:ascii="Cambria Math" w:eastAsia="宋体" w:hAnsi="Cambria Math" w:hint="eastAsia"/>
                      <w:kern w:val="0"/>
                    </w:rPr>
                    <m:t>V</m:t>
                  </m:r>
                </m:sub>
                <m:sup/>
                <m:e>
                  <m:r>
                    <m:rPr>
                      <m:sty m:val="p"/>
                    </m:rPr>
                    <w:rPr>
                      <w:rFonts w:ascii="Cambria Math" w:eastAsia="宋体" w:hAnsi="Cambria Math"/>
                      <w:kern w:val="0"/>
                    </w:rPr>
                    <m:t> </m:t>
                  </m:r>
                </m:e>
              </m:nary>
              <m:sSub>
                <m:sSubPr>
                  <m:ctrlPr>
                    <w:rPr>
                      <w:rFonts w:ascii="Cambria Math" w:eastAsia="宋体" w:hAnsi="Cambria Math"/>
                      <w:iCs/>
                      <w:kern w:val="0"/>
                    </w:rPr>
                  </m:ctrlPr>
                </m:sSubPr>
                <m:e>
                  <m:r>
                    <w:rPr>
                      <w:rFonts w:ascii="Cambria Math" w:eastAsia="宋体" w:hAnsi="Cambria Math"/>
                      <w:kern w:val="0"/>
                    </w:rPr>
                    <m:t>y</m:t>
                  </m:r>
                </m:e>
                <m:sub>
                  <m:r>
                    <w:rPr>
                      <w:rFonts w:ascii="Cambria Math" w:eastAsia="宋体" w:hAnsi="Cambria Math"/>
                      <w:kern w:val="0"/>
                    </w:rPr>
                    <m:t>ij</m:t>
                  </m:r>
                </m:sub>
              </m:sSub>
              <m:r>
                <m:rPr>
                  <m:sty m:val="p"/>
                </m:rPr>
                <w:rPr>
                  <w:rFonts w:ascii="Cambria Math" w:eastAsia="宋体" w:hAnsi="Cambria Math"/>
                  <w:kern w:val="0"/>
                </w:rPr>
                <m:t>⋅</m:t>
              </m:r>
              <m:sSubSup>
                <m:sSubSupPr>
                  <m:ctrlPr>
                    <w:rPr>
                      <w:rFonts w:ascii="Cambria Math" w:eastAsia="宋体" w:hAnsi="Cambria Math"/>
                      <w:iCs/>
                      <w:kern w:val="0"/>
                    </w:rPr>
                  </m:ctrlPr>
                </m:sSubSupPr>
                <m:e>
                  <m:r>
                    <w:rPr>
                      <w:rFonts w:ascii="Cambria Math" w:eastAsia="宋体" w:hAnsi="Cambria Math"/>
                      <w:kern w:val="0"/>
                    </w:rPr>
                    <m:t>ρ</m:t>
                  </m:r>
                </m:e>
                <m:sub>
                  <m:r>
                    <w:rPr>
                      <w:rFonts w:ascii="Cambria Math" w:eastAsia="宋体" w:hAnsi="Cambria Math"/>
                      <w:kern w:val="0"/>
                    </w:rPr>
                    <m:t>i</m:t>
                  </m:r>
                </m:sub>
                <m:sup>
                  <m:r>
                    <w:rPr>
                      <w:rFonts w:ascii="Cambria Math" w:eastAsia="宋体" w:hAnsi="Cambria Math"/>
                      <w:kern w:val="0"/>
                    </w:rPr>
                    <m:t>mem</m:t>
                  </m:r>
                </m:sup>
              </m:sSubSup>
            </m:oMath>
            <w:r w:rsidR="00222A5A">
              <w:rPr>
                <w:rFonts w:eastAsia="宋体" w:hint="eastAsia"/>
                <w:iCs/>
                <w:kern w:val="0"/>
              </w:rPr>
              <w:t>，</w:t>
            </w:r>
            <w:r w:rsidRPr="00A47406">
              <w:rPr>
                <w:rFonts w:eastAsia="宋体"/>
                <w:iCs/>
                <w:kern w:val="0"/>
              </w:rPr>
              <w:t>每个计算节点的已使用</w:t>
            </w:r>
            <w:r w:rsidRPr="00A47406">
              <w:rPr>
                <w:rFonts w:eastAsia="宋体" w:hint="eastAsia"/>
                <w:iCs/>
                <w:kern w:val="0"/>
              </w:rPr>
              <w:t>的显存资</w:t>
            </w:r>
            <w:r w:rsidRPr="00A47406">
              <w:rPr>
                <w:rFonts w:eastAsia="宋体"/>
                <w:iCs/>
                <w:kern w:val="0"/>
              </w:rPr>
              <w:t>源应当小于其最大资源上限</w:t>
            </w:r>
            <m:oMath>
              <m:sSub>
                <m:sSubPr>
                  <m:ctrlPr>
                    <w:rPr>
                      <w:rFonts w:ascii="Cambria Math" w:eastAsia="宋体" w:hAnsi="Cambria Math"/>
                      <w:iCs/>
                      <w:kern w:val="0"/>
                    </w:rPr>
                  </m:ctrlPr>
                </m:sSubPr>
                <m:e>
                  <m:r>
                    <w:rPr>
                      <w:rFonts w:ascii="Cambria Math" w:eastAsia="宋体" w:hAnsi="Cambria Math"/>
                      <w:kern w:val="0"/>
                    </w:rPr>
                    <m:t>M</m:t>
                  </m:r>
                </m:e>
                <m:sub>
                  <m:r>
                    <w:rPr>
                      <w:rFonts w:ascii="Cambria Math" w:eastAsia="宋体" w:hAnsi="Cambria Math"/>
                      <w:kern w:val="0"/>
                    </w:rPr>
                    <m:t>total</m:t>
                  </m:r>
                </m:sub>
              </m:sSub>
            </m:oMath>
            <w:r w:rsidRPr="00A47406">
              <w:rPr>
                <w:rFonts w:eastAsia="宋体"/>
                <w:iCs/>
                <w:kern w:val="0"/>
              </w:rPr>
              <w:t>，即有：</w:t>
            </w:r>
          </w:p>
          <w:p w14:paraId="707B3869" w14:textId="5B1412C2" w:rsidR="00A47406" w:rsidRPr="004F0226" w:rsidRDefault="00000000" w:rsidP="00A47406">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Cs/>
                            <w:kern w:val="0"/>
                          </w:rPr>
                        </m:ctrlPr>
                      </m:sSubSupPr>
                      <m:e>
                        <m:r>
                          <w:rPr>
                            <w:rFonts w:ascii="Cambria Math" w:eastAsia="宋体" w:hAnsi="Cambria Math"/>
                            <w:kern w:val="0"/>
                          </w:rPr>
                          <m:t>M</m:t>
                        </m:r>
                      </m:e>
                      <m:sub>
                        <m:r>
                          <w:rPr>
                            <w:rFonts w:ascii="Cambria Math" w:eastAsia="宋体" w:hAnsi="Cambria Math"/>
                            <w:kern w:val="0"/>
                          </w:rPr>
                          <m:t>gpu</m:t>
                        </m:r>
                      </m:sub>
                      <m:sup>
                        <m:d>
                          <m:dPr>
                            <m:ctrlPr>
                              <w:rPr>
                                <w:rFonts w:ascii="Cambria Math" w:eastAsia="宋体" w:hAnsi="Cambria Math"/>
                                <w:iCs/>
                                <w:kern w:val="0"/>
                              </w:rPr>
                            </m:ctrlPr>
                          </m:dPr>
                          <m:e>
                            <m:r>
                              <w:rPr>
                                <w:rFonts w:ascii="Cambria Math" w:eastAsia="宋体" w:hAnsi="Cambria Math"/>
                                <w:kern w:val="0"/>
                              </w:rPr>
                              <m:t>j</m:t>
                            </m:r>
                          </m:e>
                        </m:d>
                      </m:sup>
                    </m:sSubSup>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M</m:t>
                        </m:r>
                      </m:e>
                      <m:sub>
                        <m:r>
                          <w:rPr>
                            <w:rFonts w:ascii="Cambria Math" w:eastAsia="宋体" w:hAnsi="Cambria Math"/>
                            <w:kern w:val="0"/>
                          </w:rPr>
                          <m:t>total</m:t>
                        </m:r>
                      </m:sub>
                    </m:sSub>
                    <m:r>
                      <m:rPr>
                        <m:sty m:val="p"/>
                      </m:rPr>
                      <w:rPr>
                        <w:rFonts w:ascii="Cambria Math" w:eastAsia="宋体" w:hAnsi="Cambria Math"/>
                        <w:kern w:val="0"/>
                      </w:rPr>
                      <m:t>,∀</m:t>
                    </m:r>
                    <m:r>
                      <w:rPr>
                        <w:rFonts w:ascii="Cambria Math" w:eastAsia="宋体" w:hAnsi="Cambria Math"/>
                        <w:kern w:val="0"/>
                      </w:rPr>
                      <m:t>j</m:t>
                    </m:r>
                    <m:r>
                      <m:rPr>
                        <m:sty m:val="p"/>
                      </m:rPr>
                      <w:rPr>
                        <w:rFonts w:ascii="Cambria Math" w:eastAsia="宋体" w:hAnsi="Cambria Math"/>
                        <w:kern w:val="0"/>
                      </w:rPr>
                      <m:t>∈</m:t>
                    </m:r>
                    <m:r>
                      <w:rPr>
                        <w:rFonts w:ascii="Cambria Math" w:eastAsia="宋体" w:hAnsi="Cambria Math"/>
                        <w:kern w:val="0"/>
                      </w:rPr>
                      <m:t>Q</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25</m:t>
                        </m:r>
                      </m:e>
                    </m:d>
                  </m:e>
                </m:eqArr>
              </m:oMath>
            </m:oMathPara>
          </w:p>
          <w:p w14:paraId="7E3AD1A2" w14:textId="1662EBF8" w:rsidR="00EF1410" w:rsidRDefault="00EF1410" w:rsidP="00EF1410">
            <w:pPr>
              <w:pStyle w:val="s"/>
              <w:spacing w:after="78"/>
              <w:ind w:firstLine="480"/>
              <w:rPr>
                <w:rFonts w:eastAsia="宋体"/>
                <w:iCs/>
                <w:kern w:val="0"/>
              </w:rPr>
            </w:pPr>
            <w:r w:rsidRPr="00EF1410">
              <w:rPr>
                <w:rFonts w:eastAsia="宋体"/>
                <w:iCs/>
                <w:kern w:val="0"/>
              </w:rPr>
              <w:t>由此，第一阶段分布式任务放置的优化目标可定义为：在满足唯一放置约束与节点资源约束的前提下，使所有推理实例在当前放置结果下的预测通信时延总代价最小。其目标函数可表示为</w:t>
            </w:r>
            <w:r w:rsidR="000A3081">
              <w:rPr>
                <w:rFonts w:eastAsia="宋体"/>
                <w:iCs/>
                <w:kern w:val="0"/>
              </w:rPr>
              <w:t>:</w:t>
            </w:r>
          </w:p>
          <w:p w14:paraId="54823DA6" w14:textId="7ABB1151"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Y</m:t>
                        </m:r>
                      </m:lim>
                    </m:limLow>
                    <m:sSub>
                      <m:sSubPr>
                        <m:ctrlPr>
                          <w:rPr>
                            <w:rFonts w:ascii="Cambria Math" w:hAnsi="Cambria Math"/>
                          </w:rPr>
                        </m:ctrlPr>
                      </m:sSubPr>
                      <m:e>
                        <m:r>
                          <w:rPr>
                            <w:rFonts w:ascii="Cambria Math" w:hAnsi="Cambria Math"/>
                          </w:rPr>
                          <m:t>J</m:t>
                        </m:r>
                      </m:e>
                      <m:sub>
                        <m:r>
                          <m:rPr>
                            <m:sty m:val="p"/>
                          </m:rPr>
                          <w:rPr>
                            <w:rFonts w:ascii="Cambria Math" w:hAnsi="Cambria Math"/>
                          </w:rPr>
                          <m:t>comm</m:t>
                        </m:r>
                      </m:sub>
                    </m:sSub>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r</m:t>
                            </m:r>
                          </m:sub>
                        </m:sSub>
                        <m:r>
                          <m:rPr>
                            <m:scr m:val="script"/>
                          </m:rPr>
                          <w:rPr>
                            <w:rFonts w:ascii="Cambria Math" w:hAnsi="Cambria Math"/>
                          </w:rPr>
                          <m:t>∈I</m:t>
                        </m:r>
                      </m:sub>
                      <m:sup/>
                      <m:e>
                        <m:sSubSup>
                          <m:sSubSupPr>
                            <m:ctrlPr>
                              <w:rPr>
                                <w:rFonts w:ascii="Cambria Math" w:hAnsi="Cambria Math"/>
                              </w:rPr>
                            </m:ctrlPr>
                          </m:sSubSupPr>
                          <m:e>
                            <m:acc>
                              <m:accPr>
                                <m:ctrlPr>
                                  <w:rPr>
                                    <w:rFonts w:ascii="Cambria Math" w:hAnsi="Cambria Math"/>
                                  </w:rPr>
                                </m:ctrlPr>
                              </m:accPr>
                              <m:e>
                                <m:r>
                                  <w:rPr>
                                    <w:rFonts w:ascii="Cambria Math" w:hAnsi="Cambria Math"/>
                                  </w:rPr>
                                  <m:t>T</m:t>
                                </m:r>
                              </m:e>
                            </m:acc>
                          </m:e>
                          <m:sub>
                            <m:r>
                              <w:rPr>
                                <w:rFonts w:ascii="Cambria Math" w:hAnsi="Cambria Math"/>
                              </w:rPr>
                              <m:t>r</m:t>
                            </m:r>
                          </m:sub>
                          <m:sup>
                            <m:r>
                              <m:rPr>
                                <m:nor/>
                              </m:rPr>
                              <m:t> </m:t>
                            </m:r>
                            <m:r>
                              <w:rPr>
                                <w:rFonts w:ascii="Cambria Math" w:hAnsi="Cambria Math"/>
                              </w:rPr>
                              <m:t>comm</m:t>
                            </m:r>
                          </m:sup>
                        </m:sSubSup>
                      </m:e>
                    </m:nary>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r</m:t>
                            </m:r>
                          </m:sub>
                        </m:sSub>
                        <m:r>
                          <m:rPr>
                            <m:scr m:val="script"/>
                          </m:rPr>
                          <w:rPr>
                            <w:rFonts w:ascii="Cambria Math" w:hAnsi="Cambria Math"/>
                          </w:rPr>
                          <m:t>∈I</m:t>
                        </m:r>
                      </m:sub>
                      <m:sup/>
                      <m:e>
                        <m:sSub>
                          <m:sSubPr>
                            <m:ctrlPr>
                              <w:rPr>
                                <w:rFonts w:ascii="Cambria Math" w:hAnsi="Cambria Math"/>
                              </w:rPr>
                            </m:ctrlPr>
                          </m:sSubPr>
                          <m:e>
                            <m:r>
                              <w:rPr>
                                <w:rFonts w:ascii="Cambria Math" w:hAnsi="Cambria Math"/>
                              </w:rPr>
                              <m:t>F</m:t>
                            </m:r>
                          </m:e>
                          <m:sub>
                            <m:r>
                              <w:rPr>
                                <w:rFonts w:ascii="Cambria Math" w:hAnsi="Cambria Math"/>
                              </w:rPr>
                              <m:t>θ</m:t>
                            </m:r>
                          </m:sub>
                        </m:sSub>
                      </m:e>
                    </m:nary>
                    <m:r>
                      <w:rPr>
                        <w:rFonts w:ascii="Cambria Math" w:hAnsi="Cambria Math"/>
                      </w:rPr>
                      <m:t>(X(</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r>
                      <w:rPr>
                        <w:rFonts w:ascii="Cambria Math" w:hAnsi="Cambria Math"/>
                      </w:rPr>
                      <m:t>(Y)))</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26</m:t>
                        </m:r>
                      </m:e>
                    </m:d>
                  </m:e>
                </m:eqArr>
              </m:oMath>
            </m:oMathPara>
          </w:p>
          <w:p w14:paraId="3E96D737" w14:textId="0230D3D0" w:rsidR="00EF1410" w:rsidRDefault="00EF1410" w:rsidP="00EF1410">
            <w:pPr>
              <w:pStyle w:val="s"/>
              <w:spacing w:after="78"/>
              <w:ind w:firstLine="480"/>
              <w:rPr>
                <w:rFonts w:eastAsia="宋体"/>
                <w:iCs/>
                <w:kern w:val="0"/>
              </w:rPr>
            </w:pPr>
            <w:r w:rsidRPr="00EF1410">
              <w:rPr>
                <w:rFonts w:eastAsia="宋体"/>
                <w:iCs/>
                <w:kern w:val="0"/>
              </w:rPr>
              <w:lastRenderedPageBreak/>
              <w:t>通过对子任务级调度变量</w:t>
            </w:r>
            <w:r w:rsidRPr="00EF1410">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y</m:t>
                  </m:r>
                </m:e>
                <m:sub>
                  <m:r>
                    <w:rPr>
                      <w:rFonts w:ascii="Cambria Math" w:eastAsia="宋体" w:hAnsi="Cambria Math"/>
                      <w:kern w:val="0"/>
                    </w:rPr>
                    <m:t>ij</m:t>
                  </m:r>
                </m:sub>
              </m:sSub>
            </m:oMath>
            <w:r>
              <w:rPr>
                <w:rFonts w:eastAsia="宋体" w:hint="eastAsia"/>
                <w:iCs/>
                <w:kern w:val="0"/>
              </w:rPr>
              <w:t xml:space="preserve"> </w:t>
            </w:r>
            <w:r w:rsidRPr="00EF1410">
              <w:rPr>
                <w:rFonts w:eastAsia="宋体"/>
                <w:iCs/>
                <w:kern w:val="0"/>
              </w:rPr>
              <w:t>的优化，形成实例级候选拓扑组</w:t>
            </w:r>
            <w:r w:rsidRPr="00EF1410">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π</m:t>
                  </m:r>
                </m:e>
                <m:sub>
                  <m:r>
                    <w:rPr>
                      <w:rFonts w:ascii="Cambria Math" w:eastAsia="宋体" w:hAnsi="Cambria Math"/>
                      <w:kern w:val="0"/>
                    </w:rPr>
                    <m:t>r</m:t>
                  </m:r>
                </m:sub>
              </m:sSub>
              <m:r>
                <m:rPr>
                  <m:sty m:val="p"/>
                </m:rPr>
                <w:rPr>
                  <w:rFonts w:ascii="Cambria Math" w:eastAsia="宋体" w:hAnsi="Cambria Math"/>
                  <w:kern w:val="0"/>
                </w:rPr>
                <m:t>(</m:t>
              </m:r>
              <m:r>
                <w:rPr>
                  <w:rFonts w:ascii="Cambria Math" w:eastAsia="宋体" w:hAnsi="Cambria Math"/>
                  <w:kern w:val="0"/>
                </w:rPr>
                <m:t>Y</m:t>
              </m:r>
              <m:r>
                <m:rPr>
                  <m:sty m:val="p"/>
                </m:rPr>
                <w:rPr>
                  <w:rFonts w:ascii="Cambria Math" w:eastAsia="宋体" w:hAnsi="Cambria Math"/>
                  <w:kern w:val="0"/>
                </w:rPr>
                <m:t>)</m:t>
              </m:r>
            </m:oMath>
            <w:r w:rsidRPr="00EF1410">
              <w:rPr>
                <w:rFonts w:eastAsia="宋体"/>
                <w:iCs/>
                <w:kern w:val="0"/>
              </w:rPr>
              <w:t>，再借助通信时延拟合模型对该拓扑组进行整体代价评估，最终实现面向实例级通信总代价最小化的任务放置决策。</w:t>
            </w:r>
          </w:p>
          <w:p w14:paraId="78011F0F" w14:textId="1A515E2E" w:rsidR="00604E09" w:rsidRDefault="00604E09" w:rsidP="00234E41">
            <w:pPr>
              <w:spacing w:line="360" w:lineRule="auto"/>
              <w:rPr>
                <w:b/>
                <w:bCs/>
              </w:rPr>
            </w:pPr>
            <w:r>
              <w:rPr>
                <w:rFonts w:hint="eastAsia"/>
                <w:b/>
                <w:bCs/>
              </w:rPr>
              <w:t>4.2.2</w:t>
            </w:r>
            <w:r w:rsidRPr="00604E09">
              <w:rPr>
                <w:rFonts w:hint="eastAsia"/>
                <w:b/>
                <w:bCs/>
              </w:rPr>
              <w:t>基于任务特征的GPU细粒度资源分配</w:t>
            </w:r>
            <w:r>
              <w:rPr>
                <w:rFonts w:hint="eastAsia"/>
                <w:b/>
                <w:bCs/>
              </w:rPr>
              <w:t>策略</w:t>
            </w:r>
          </w:p>
          <w:p w14:paraId="2E3D9EEC" w14:textId="2A8C17F8" w:rsidR="00EF1410" w:rsidRDefault="005D34FD" w:rsidP="005D34FD">
            <w:pPr>
              <w:pStyle w:val="s"/>
              <w:spacing w:after="78"/>
              <w:ind w:firstLine="480"/>
              <w:rPr>
                <w:rFonts w:eastAsia="宋体"/>
                <w:iCs/>
                <w:kern w:val="0"/>
              </w:rPr>
            </w:pPr>
            <w:r w:rsidRPr="005D34FD">
              <w:rPr>
                <w:rFonts w:eastAsia="宋体"/>
                <w:iCs/>
                <w:kern w:val="0"/>
              </w:rPr>
              <w:t>第二阶段关注同一</w:t>
            </w:r>
            <w:r w:rsidRPr="005D34FD">
              <w:rPr>
                <w:rFonts w:eastAsia="宋体"/>
                <w:iCs/>
                <w:kern w:val="0"/>
              </w:rPr>
              <w:t>GPU</w:t>
            </w:r>
            <w:r w:rsidRPr="005D34FD">
              <w:rPr>
                <w:rFonts w:eastAsia="宋体"/>
                <w:iCs/>
                <w:kern w:val="0"/>
              </w:rPr>
              <w:t>节点内多任务共驻场景下的细粒度资源分配问题</w:t>
            </w:r>
            <w:r w:rsidR="007D5228">
              <w:rPr>
                <w:rFonts w:eastAsia="宋体" w:hint="eastAsia"/>
                <w:iCs/>
                <w:kern w:val="0"/>
              </w:rPr>
              <w:t>，</w:t>
            </w:r>
            <w:r w:rsidR="007D5228" w:rsidRPr="007D5228">
              <w:rPr>
                <w:rFonts w:eastAsia="宋体" w:hint="eastAsia"/>
                <w:iCs/>
                <w:kern w:val="0"/>
              </w:rPr>
              <w:t>为了在</w:t>
            </w:r>
            <w:r w:rsidR="007D5228" w:rsidRPr="007D5228">
              <w:rPr>
                <w:rFonts w:eastAsia="宋体" w:hint="eastAsia"/>
                <w:iCs/>
                <w:kern w:val="0"/>
              </w:rPr>
              <w:t>GPU</w:t>
            </w:r>
            <w:r w:rsidR="007D5228" w:rsidRPr="007D5228">
              <w:rPr>
                <w:rFonts w:eastAsia="宋体" w:hint="eastAsia"/>
                <w:iCs/>
                <w:kern w:val="0"/>
              </w:rPr>
              <w:t>节点中共享</w:t>
            </w:r>
            <w:r w:rsidR="007D5228" w:rsidRPr="007D5228">
              <w:rPr>
                <w:rFonts w:eastAsia="宋体" w:hint="eastAsia"/>
                <w:iCs/>
                <w:kern w:val="0"/>
              </w:rPr>
              <w:t>GPU</w:t>
            </w:r>
            <w:r w:rsidR="007D5228" w:rsidRPr="007D5228">
              <w:rPr>
                <w:rFonts w:eastAsia="宋体" w:hint="eastAsia"/>
                <w:iCs/>
                <w:kern w:val="0"/>
              </w:rPr>
              <w:t>算力</w:t>
            </w:r>
            <w:r w:rsidR="007D5228">
              <w:rPr>
                <w:rFonts w:eastAsia="宋体" w:hint="eastAsia"/>
                <w:iCs/>
                <w:kern w:val="0"/>
              </w:rPr>
              <w:t>，</w:t>
            </w:r>
            <w:r w:rsidR="007D5228" w:rsidRPr="007D5228">
              <w:rPr>
                <w:rFonts w:eastAsia="宋体" w:hint="eastAsia"/>
                <w:iCs/>
                <w:kern w:val="0"/>
              </w:rPr>
              <w:t>本研究采用了英伟达</w:t>
            </w:r>
            <w:r w:rsidR="007D5228" w:rsidRPr="007D5228">
              <w:rPr>
                <w:rFonts w:eastAsia="宋体" w:hint="eastAsia"/>
                <w:iCs/>
                <w:kern w:val="0"/>
              </w:rPr>
              <w:t>MPS</w:t>
            </w:r>
            <w:r w:rsidR="007D5228" w:rsidRPr="007D5228">
              <w:rPr>
                <w:rFonts w:eastAsia="宋体" w:hint="eastAsia"/>
                <w:iCs/>
                <w:kern w:val="0"/>
              </w:rPr>
              <w:t>技术</w:t>
            </w:r>
            <w:r w:rsidR="007D5228">
              <w:rPr>
                <w:rFonts w:eastAsia="宋体" w:hint="eastAsia"/>
                <w:iCs/>
                <w:kern w:val="0"/>
              </w:rPr>
              <w:t>。</w:t>
            </w:r>
            <w:r w:rsidRPr="005D34FD">
              <w:rPr>
                <w:rFonts w:eastAsia="宋体" w:hint="eastAsia"/>
                <w:iCs/>
                <w:kern w:val="0"/>
              </w:rPr>
              <w:t>为</w:t>
            </w:r>
            <w:r w:rsidR="007D5228">
              <w:rPr>
                <w:rFonts w:eastAsia="宋体" w:hint="eastAsia"/>
                <w:iCs/>
                <w:kern w:val="0"/>
              </w:rPr>
              <w:t>得到</w:t>
            </w:r>
            <w:r w:rsidRPr="005D34FD">
              <w:rPr>
                <w:rFonts w:eastAsia="宋体"/>
                <w:iCs/>
                <w:kern w:val="0"/>
              </w:rPr>
              <w:t>不同</w:t>
            </w:r>
            <w:r w:rsidR="007D5228">
              <w:rPr>
                <w:rFonts w:eastAsia="宋体" w:hint="eastAsia"/>
                <w:iCs/>
                <w:kern w:val="0"/>
              </w:rPr>
              <w:t>推理模型</w:t>
            </w:r>
            <w:r w:rsidRPr="005D34FD">
              <w:rPr>
                <w:rFonts w:eastAsia="宋体"/>
                <w:iCs/>
                <w:kern w:val="0"/>
              </w:rPr>
              <w:t>在不同</w:t>
            </w:r>
            <w:r w:rsidRPr="005D34FD">
              <w:rPr>
                <w:rFonts w:eastAsia="宋体"/>
                <w:iCs/>
                <w:kern w:val="0"/>
              </w:rPr>
              <w:t>MPS/SM</w:t>
            </w:r>
            <w:r w:rsidRPr="005D34FD">
              <w:rPr>
                <w:rFonts w:eastAsia="宋体"/>
                <w:iCs/>
                <w:kern w:val="0"/>
              </w:rPr>
              <w:t>资源配置下的执行性能，本</w:t>
            </w:r>
            <w:r w:rsidR="007D5228">
              <w:rPr>
                <w:rFonts w:eastAsia="宋体" w:hint="eastAsia"/>
                <w:iCs/>
                <w:kern w:val="0"/>
              </w:rPr>
              <w:t>研究</w:t>
            </w:r>
            <w:r w:rsidRPr="005D34FD">
              <w:rPr>
                <w:rFonts w:eastAsia="宋体"/>
                <w:iCs/>
                <w:kern w:val="0"/>
              </w:rPr>
              <w:t>首先构建节点级任务</w:t>
            </w:r>
            <w:r w:rsidR="007D5228">
              <w:rPr>
                <w:rFonts w:eastAsia="宋体" w:hint="eastAsia"/>
                <w:iCs/>
                <w:kern w:val="0"/>
              </w:rPr>
              <w:t>执行</w:t>
            </w:r>
            <w:r w:rsidRPr="005D34FD">
              <w:rPr>
                <w:rFonts w:eastAsia="宋体"/>
                <w:iCs/>
                <w:kern w:val="0"/>
              </w:rPr>
              <w:t>时延拟合模型。</w:t>
            </w:r>
          </w:p>
          <w:p w14:paraId="6872C191" w14:textId="77777777" w:rsidR="007D5228" w:rsidRDefault="007D5228" w:rsidP="007D5228">
            <w:pPr>
              <w:pStyle w:val="s"/>
              <w:spacing w:after="78"/>
              <w:ind w:firstLine="480"/>
              <w:rPr>
                <w:rFonts w:eastAsia="宋体"/>
                <w:iCs/>
                <w:kern w:val="0"/>
              </w:rPr>
            </w:pPr>
            <w:r w:rsidRPr="007D5228">
              <w:rPr>
                <w:rFonts w:eastAsia="宋体"/>
                <w:iCs/>
                <w:kern w:val="0"/>
              </w:rPr>
              <w:t>对于部署在同一</w:t>
            </w:r>
            <w:r w:rsidRPr="007D5228">
              <w:rPr>
                <w:rFonts w:eastAsia="宋体"/>
                <w:iCs/>
                <w:kern w:val="0"/>
              </w:rPr>
              <w:t>GPU</w:t>
            </w:r>
            <w:r w:rsidRPr="007D5228">
              <w:rPr>
                <w:rFonts w:eastAsia="宋体"/>
                <w:iCs/>
                <w:kern w:val="0"/>
              </w:rPr>
              <w:t>节点上的任务</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sidRPr="007D5228">
              <w:rPr>
                <w:rFonts w:eastAsia="宋体"/>
                <w:iCs/>
                <w:kern w:val="0"/>
              </w:rPr>
              <w:t>，记其模型类型特征、工作负载特征以及</w:t>
            </w:r>
            <w:r w:rsidRPr="007D5228">
              <w:rPr>
                <w:rFonts w:eastAsia="宋体"/>
                <w:iCs/>
                <w:kern w:val="0"/>
              </w:rPr>
              <w:t>MPS</w:t>
            </w:r>
            <w:r>
              <w:rPr>
                <w:rFonts w:eastAsia="宋体" w:hint="eastAsia"/>
                <w:iCs/>
                <w:kern w:val="0"/>
              </w:rPr>
              <w:t xml:space="preserve"> </w:t>
            </w:r>
            <w:r w:rsidRPr="007D5228">
              <w:rPr>
                <w:rFonts w:eastAsia="宋体"/>
                <w:iCs/>
                <w:kern w:val="0"/>
              </w:rPr>
              <w:t>SM</w:t>
            </w:r>
            <w:r w:rsidRPr="007D5228">
              <w:rPr>
                <w:rFonts w:eastAsia="宋体"/>
                <w:iCs/>
                <w:kern w:val="0"/>
              </w:rPr>
              <w:t>资源比例特征分别为</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m</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w</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和</w:t>
            </w:r>
            <w:r w:rsidRPr="007D5228">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s</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m</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用于描述任务所属模型类型，</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w</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用于描述输入长度、输出长度等工作负载规模信息，</w:t>
            </w:r>
            <m:oMath>
              <m:sSub>
                <m:sSubPr>
                  <m:ctrlPr>
                    <w:rPr>
                      <w:rFonts w:ascii="Cambria Math" w:eastAsia="宋体" w:hAnsi="Cambria Math"/>
                      <w:iCs/>
                      <w:kern w:val="0"/>
                    </w:rPr>
                  </m:ctrlPr>
                </m:sSubPr>
                <m:e>
                  <m:r>
                    <w:rPr>
                      <w:rFonts w:ascii="Cambria Math" w:eastAsia="宋体" w:hAnsi="Cambria Math"/>
                      <w:kern w:val="0"/>
                    </w:rPr>
                    <m:t>F</m:t>
                  </m:r>
                </m:e>
                <m:sub>
                  <m:r>
                    <w:rPr>
                      <w:rFonts w:ascii="Cambria Math" w:eastAsia="宋体" w:hAnsi="Cambria Math"/>
                      <w:kern w:val="0"/>
                    </w:rPr>
                    <m:t>s</m:t>
                  </m:r>
                  <m:r>
                    <m:rPr>
                      <m:sty m:val="p"/>
                    </m:rPr>
                    <w:rPr>
                      <w:rFonts w:ascii="Cambria Math" w:eastAsia="宋体" w:hAnsi="Cambria Math"/>
                      <w:kern w:val="0"/>
                    </w:rPr>
                    <m:t>,</m:t>
                  </m:r>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用于描述该任务在当前节点内被分配到的</w:t>
            </w:r>
            <w:r w:rsidRPr="007D5228">
              <w:rPr>
                <w:rFonts w:eastAsia="宋体"/>
                <w:iCs/>
                <w:kern w:val="0"/>
              </w:rPr>
              <w:t>MPS</w:t>
            </w:r>
            <w:r>
              <w:rPr>
                <w:rFonts w:eastAsia="宋体" w:hint="eastAsia"/>
                <w:iCs/>
                <w:kern w:val="0"/>
              </w:rPr>
              <w:t xml:space="preserve"> </w:t>
            </w:r>
            <w:r w:rsidRPr="007D5228">
              <w:rPr>
                <w:rFonts w:eastAsia="宋体"/>
                <w:iCs/>
                <w:kern w:val="0"/>
              </w:rPr>
              <w:t>SM</w:t>
            </w:r>
            <w:r w:rsidRPr="007D5228">
              <w:rPr>
                <w:rFonts w:eastAsia="宋体"/>
                <w:iCs/>
                <w:kern w:val="0"/>
              </w:rPr>
              <w:t>资源比例设置。由此构造任务</w:t>
            </w:r>
            <w:r>
              <w:rPr>
                <w:rFonts w:eastAsia="宋体" w:hint="eastAsia"/>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Pr>
                <w:rFonts w:eastAsia="宋体" w:hint="eastAsia"/>
                <w:iCs/>
                <w:kern w:val="0"/>
              </w:rPr>
              <w:t xml:space="preserve"> </w:t>
            </w:r>
            <w:r w:rsidRPr="007D5228">
              <w:rPr>
                <w:rFonts w:eastAsia="宋体"/>
                <w:iCs/>
                <w:kern w:val="0"/>
              </w:rPr>
              <w:t>的输入表示为</w:t>
            </w:r>
            <w:r>
              <w:rPr>
                <w:rFonts w:eastAsia="宋体" w:hint="eastAsia"/>
                <w:iCs/>
                <w:kern w:val="0"/>
              </w:rPr>
              <w:t>：</w:t>
            </w:r>
          </w:p>
          <w:p w14:paraId="762DB169" w14:textId="2CDF1079"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27</m:t>
                        </m:r>
                      </m:e>
                    </m:d>
                  </m:e>
                </m:eqArr>
              </m:oMath>
            </m:oMathPara>
          </w:p>
          <w:p w14:paraId="392E9FAD" w14:textId="2320BE84" w:rsidR="007D5228" w:rsidRDefault="007D5228" w:rsidP="007D5228">
            <w:pPr>
              <w:pStyle w:val="s"/>
              <w:spacing w:after="78"/>
              <w:ind w:firstLine="480"/>
              <w:rPr>
                <w:rFonts w:eastAsia="宋体"/>
                <w:iCs/>
                <w:kern w:val="0"/>
              </w:rPr>
            </w:pPr>
            <w:r w:rsidRPr="007D5228">
              <w:rPr>
                <w:rFonts w:eastAsia="宋体"/>
                <w:iCs/>
                <w:kern w:val="0"/>
              </w:rPr>
              <w:t>设对应的真实执行时延为</w:t>
            </w:r>
            <w:r w:rsidRPr="007D5228">
              <w:rPr>
                <w:rFonts w:eastAsia="宋体"/>
                <w:iCs/>
                <w:kern w:val="0"/>
              </w:rPr>
              <w:t xml:space="preserve"> </w:t>
            </w:r>
            <m:oMath>
              <m:sSubSup>
                <m:sSubSupPr>
                  <m:ctrlPr>
                    <w:rPr>
                      <w:rFonts w:ascii="Cambria Math" w:eastAsia="宋体" w:hAnsi="Cambria Math"/>
                      <w:i/>
                      <w:iCs/>
                      <w:kern w:val="0"/>
                    </w:rPr>
                  </m:ctrlPr>
                </m:sSubSupPr>
                <m:e>
                  <m:r>
                    <w:rPr>
                      <w:rFonts w:ascii="Cambria Math" w:eastAsia="宋体" w:hAnsi="Cambria Math" w:hint="eastAsia"/>
                      <w:kern w:val="0"/>
                    </w:rPr>
                    <m:t>T</m:t>
                  </m:r>
                </m:e>
                <m:sub>
                  <m:r>
                    <w:rPr>
                      <w:rFonts w:ascii="Cambria Math" w:eastAsia="宋体" w:hAnsi="Cambria Math" w:hint="eastAsia"/>
                      <w:kern w:val="0"/>
                    </w:rPr>
                    <m:t>i</m:t>
                  </m:r>
                </m:sub>
                <m:sup>
                  <m:r>
                    <w:rPr>
                      <w:rFonts w:ascii="Cambria Math" w:eastAsia="宋体" w:hAnsi="Cambria Math" w:hint="eastAsia"/>
                      <w:kern w:val="0"/>
                    </w:rPr>
                    <m:t>exe</m:t>
                  </m:r>
                </m:sup>
              </m:sSubSup>
            </m:oMath>
            <w:r w:rsidRPr="007D5228">
              <w:rPr>
                <w:rFonts w:eastAsia="宋体"/>
                <w:iCs/>
                <w:kern w:val="0"/>
              </w:rPr>
              <w:t>，则可建立节点级任务</w:t>
            </w:r>
            <w:r>
              <w:rPr>
                <w:rFonts w:eastAsia="宋体" w:hint="eastAsia"/>
                <w:iCs/>
                <w:kern w:val="0"/>
              </w:rPr>
              <w:t>执行</w:t>
            </w:r>
            <w:r w:rsidRPr="007D5228">
              <w:rPr>
                <w:rFonts w:eastAsia="宋体"/>
                <w:iCs/>
                <w:kern w:val="0"/>
              </w:rPr>
              <w:t>时延拟合模型：</w:t>
            </w:r>
          </w:p>
          <w:p w14:paraId="55730EE2" w14:textId="1C6AE3A5"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28</m:t>
                        </m:r>
                      </m:e>
                    </m:d>
                  </m:e>
                </m:eqArr>
              </m:oMath>
            </m:oMathPara>
          </w:p>
          <w:p w14:paraId="65EC8CD3" w14:textId="789282CD" w:rsidR="007D5228" w:rsidRDefault="007D5228" w:rsidP="007D5228">
            <w:pPr>
              <w:pStyle w:val="s"/>
              <w:spacing w:after="78"/>
              <w:ind w:firstLine="480"/>
              <w:rPr>
                <w:rFonts w:eastAsia="宋体"/>
                <w:iCs/>
                <w:kern w:val="0"/>
              </w:rPr>
            </w:pPr>
            <w:r w:rsidRPr="007D5228">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G</m:t>
                  </m:r>
                </m:e>
                <m:sub>
                  <m:r>
                    <w:rPr>
                      <w:rFonts w:ascii="Cambria Math" w:eastAsia="宋体" w:hAnsi="Cambria Math"/>
                      <w:kern w:val="0"/>
                    </w:rPr>
                    <m:t>θ</m:t>
                  </m:r>
                </m:sub>
              </m:sSub>
              <m:r>
                <m:rPr>
                  <m:sty m:val="p"/>
                </m:rPr>
                <w:rPr>
                  <w:rFonts w:ascii="Cambria Math" w:eastAsia="宋体" w:hAnsi="Cambria Math"/>
                  <w:kern w:val="0"/>
                </w:rPr>
                <m:t>(⋅)</m:t>
              </m:r>
            </m:oMath>
            <w:r w:rsidRPr="007D5228">
              <w:rPr>
                <w:rFonts w:eastAsia="宋体"/>
                <w:iCs/>
                <w:kern w:val="0"/>
              </w:rPr>
              <w:t xml:space="preserve"> </w:t>
            </w:r>
            <w:r w:rsidRPr="007D5228">
              <w:rPr>
                <w:rFonts w:eastAsia="宋体"/>
                <w:iCs/>
                <w:kern w:val="0"/>
              </w:rPr>
              <w:t>表示由深度神经网络参数化的非线性映射函数，</w:t>
            </w:r>
            <m:oMath>
              <m:sSub>
                <m:sSubPr>
                  <m:ctrlPr>
                    <w:rPr>
                      <w:rFonts w:ascii="Cambria Math" w:eastAsia="宋体" w:hAnsi="Cambria Math"/>
                      <w:iCs/>
                      <w:kern w:val="0"/>
                    </w:rPr>
                  </m:ctrlPr>
                </m:sSubPr>
                <m:e>
                  <m:acc>
                    <m:accPr>
                      <m:ctrlPr>
                        <w:rPr>
                          <w:rFonts w:ascii="Cambria Math" w:eastAsia="宋体" w:hAnsi="Cambria Math"/>
                          <w:iCs/>
                          <w:kern w:val="0"/>
                        </w:rPr>
                      </m:ctrlPr>
                    </m:accPr>
                    <m:e>
                      <m:r>
                        <w:rPr>
                          <w:rFonts w:ascii="Cambria Math" w:eastAsia="宋体" w:hAnsi="Cambria Math"/>
                          <w:kern w:val="0"/>
                        </w:rPr>
                        <m:t>T</m:t>
                      </m:r>
                    </m:e>
                  </m:acc>
                </m:e>
                <m:sub>
                  <m:r>
                    <w:rPr>
                      <w:rFonts w:ascii="Cambria Math" w:eastAsia="宋体" w:hAnsi="Cambria Math"/>
                      <w:kern w:val="0"/>
                    </w:rPr>
                    <m:t>i</m:t>
                  </m:r>
                </m:sub>
              </m:sSub>
            </m:oMath>
            <w:r w:rsidRPr="007D5228">
              <w:rPr>
                <w:rFonts w:eastAsia="宋体"/>
                <w:iCs/>
                <w:kern w:val="0"/>
              </w:rPr>
              <w:t xml:space="preserve"> </w:t>
            </w:r>
            <w:r w:rsidRPr="007D5228">
              <w:rPr>
                <w:rFonts w:eastAsia="宋体"/>
                <w:iCs/>
                <w:kern w:val="0"/>
              </w:rPr>
              <w:t>表示模型预测得到的任务执行时延。该模型以任务类型、工作负载以及</w:t>
            </w:r>
            <w:r>
              <w:rPr>
                <w:rFonts w:eastAsia="宋体" w:hint="eastAsia"/>
                <w:iCs/>
                <w:kern w:val="0"/>
              </w:rPr>
              <w:t>SM</w:t>
            </w:r>
            <w:r w:rsidRPr="007D5228">
              <w:rPr>
                <w:rFonts w:eastAsia="宋体"/>
                <w:iCs/>
                <w:kern w:val="0"/>
              </w:rPr>
              <w:t>资源分配比例作为输入，用于学习三者与任务执行时延之间的映射关系，从而预测在不同细粒度资源配置下的任务性能表现。</w:t>
            </w:r>
          </w:p>
          <w:p w14:paraId="3694FAFF" w14:textId="0795C07C" w:rsidR="007D5228" w:rsidRDefault="007D5228" w:rsidP="007D5228">
            <w:pPr>
              <w:pStyle w:val="s"/>
              <w:spacing w:after="78"/>
              <w:ind w:firstLine="480"/>
              <w:rPr>
                <w:rFonts w:eastAsia="宋体"/>
                <w:iCs/>
                <w:kern w:val="0"/>
              </w:rPr>
            </w:pPr>
            <w:r w:rsidRPr="007D5228">
              <w:rPr>
                <w:rFonts w:eastAsia="宋体"/>
                <w:iCs/>
                <w:kern w:val="0"/>
              </w:rPr>
              <w:t>模型的优化目标定义为最小化以均方误差</w:t>
            </w:r>
            <w:r w:rsidRPr="007D5228">
              <w:rPr>
                <w:rFonts w:eastAsia="宋体"/>
                <w:iCs/>
                <w:kern w:val="0"/>
              </w:rPr>
              <w:t>MSE</w:t>
            </w:r>
            <w:r w:rsidRPr="007D5228">
              <w:rPr>
                <w:rFonts w:eastAsia="宋体"/>
                <w:iCs/>
                <w:kern w:val="0"/>
              </w:rPr>
              <w:t>为基础的损失函数：</w:t>
            </w:r>
          </w:p>
          <w:p w14:paraId="02326115" w14:textId="76DB9B63"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Sup>
                                  <m:sSubSupPr>
                                    <m:ctrlPr>
                                      <w:rPr>
                                        <w:rFonts w:ascii="Cambria Math" w:eastAsia="宋体" w:hAnsi="Cambria Math"/>
                                        <w:i/>
                                        <w:iCs/>
                                        <w:kern w:val="0"/>
                                      </w:rPr>
                                    </m:ctrlPr>
                                  </m:sSubSupPr>
                                  <m:e>
                                    <m:r>
                                      <w:rPr>
                                        <w:rFonts w:ascii="Cambria Math" w:eastAsia="宋体" w:hAnsi="Cambria Math" w:hint="eastAsia"/>
                                        <w:kern w:val="0"/>
                                      </w:rPr>
                                      <m:t>T</m:t>
                                    </m:r>
                                  </m:e>
                                  <m:sub>
                                    <m:r>
                                      <w:rPr>
                                        <w:rFonts w:ascii="Cambria Math" w:eastAsia="宋体" w:hAnsi="Cambria Math" w:hint="eastAsia"/>
                                        <w:kern w:val="0"/>
                                      </w:rPr>
                                      <m:t>i</m:t>
                                    </m:r>
                                  </m:sub>
                                  <m:sup>
                                    <m:r>
                                      <w:rPr>
                                        <w:rFonts w:ascii="Cambria Math" w:eastAsia="宋体" w:hAnsi="Cambria Math" w:hint="eastAsia"/>
                                        <w:kern w:val="0"/>
                                      </w:rPr>
                                      <m:t>exe</m:t>
                                    </m:r>
                                  </m:sup>
                                </m:sSubSup>
                              </m:e>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e>
                            </m:d>
                          </m:e>
                          <m:sup>
                            <m:r>
                              <w:rPr>
                                <w:rFonts w:ascii="Cambria Math" w:hAnsi="Cambria Math"/>
                              </w:rPr>
                              <m:t>2</m:t>
                            </m:r>
                          </m:sup>
                        </m:sSup>
                      </m:e>
                    </m:nary>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29</m:t>
                        </m:r>
                      </m:e>
                    </m:d>
                  </m:e>
                </m:eqArr>
              </m:oMath>
            </m:oMathPara>
          </w:p>
          <w:p w14:paraId="290A91D5" w14:textId="0B25C525" w:rsidR="00222A5A" w:rsidRDefault="00222A5A" w:rsidP="00222A5A">
            <w:pPr>
              <w:pStyle w:val="s"/>
              <w:spacing w:after="78"/>
              <w:ind w:firstLine="480"/>
              <w:rPr>
                <w:rFonts w:eastAsia="宋体"/>
                <w:iCs/>
                <w:kern w:val="0"/>
              </w:rPr>
            </w:pPr>
            <w:r w:rsidRPr="00222A5A">
              <w:rPr>
                <w:rFonts w:eastAsia="宋体"/>
                <w:iCs/>
                <w:kern w:val="0"/>
              </w:rPr>
              <w:t>通过训练得到最优参数</w:t>
            </w:r>
            <w:r w:rsidRPr="00222A5A">
              <w:rPr>
                <w:rFonts w:eastAsia="宋体"/>
                <w:iCs/>
                <w:kern w:val="0"/>
              </w:rPr>
              <w:t xml:space="preserve"> </w:t>
            </w:r>
            <m:oMath>
              <m:sSup>
                <m:sSupPr>
                  <m:ctrlPr>
                    <w:rPr>
                      <w:rFonts w:ascii="Cambria Math" w:eastAsia="宋体" w:hAnsi="Cambria Math"/>
                      <w:iCs/>
                      <w:kern w:val="0"/>
                    </w:rPr>
                  </m:ctrlPr>
                </m:sSupPr>
                <m:e>
                  <m:r>
                    <w:rPr>
                      <w:rFonts w:ascii="Cambria Math" w:eastAsia="宋体" w:hAnsi="Cambria Math"/>
                      <w:kern w:val="0"/>
                    </w:rPr>
                    <m:t>θ</m:t>
                  </m:r>
                </m:e>
                <m:sup>
                  <m:r>
                    <m:rPr>
                      <m:sty m:val="p"/>
                    </m:rPr>
                    <w:rPr>
                      <w:rFonts w:ascii="Cambria Math" w:eastAsia="宋体" w:hAnsi="Cambria Math"/>
                      <w:kern w:val="0"/>
                    </w:rPr>
                    <m:t>*</m:t>
                  </m:r>
                </m:sup>
              </m:sSup>
            </m:oMath>
            <w:r w:rsidRPr="00222A5A">
              <w:rPr>
                <w:rFonts w:eastAsia="宋体"/>
                <w:iCs/>
                <w:kern w:val="0"/>
              </w:rPr>
              <w:t>后，即可利用模型</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G</m:t>
                  </m:r>
                </m:e>
                <m:sub>
                  <m:sSup>
                    <m:sSupPr>
                      <m:ctrlPr>
                        <w:rPr>
                          <w:rFonts w:ascii="Cambria Math" w:eastAsia="宋体" w:hAnsi="Cambria Math"/>
                          <w:iCs/>
                          <w:kern w:val="0"/>
                        </w:rPr>
                      </m:ctrlPr>
                    </m:sSupPr>
                    <m:e>
                      <m:r>
                        <w:rPr>
                          <w:rFonts w:ascii="Cambria Math" w:eastAsia="宋体" w:hAnsi="Cambria Math"/>
                          <w:kern w:val="0"/>
                        </w:rPr>
                        <m:t>θ</m:t>
                      </m:r>
                    </m:e>
                    <m:sup>
                      <m:r>
                        <m:rPr>
                          <m:sty m:val="p"/>
                        </m:rPr>
                        <w:rPr>
                          <w:rFonts w:ascii="Cambria Math" w:eastAsia="宋体" w:hAnsi="Cambria Math"/>
                          <w:kern w:val="0"/>
                        </w:rPr>
                        <m:t>*</m:t>
                      </m:r>
                    </m:sup>
                  </m:sSup>
                </m:sub>
              </m:sSub>
              <m:r>
                <m:rPr>
                  <m:sty m:val="p"/>
                </m:rPr>
                <w:rPr>
                  <w:rFonts w:ascii="Cambria Math" w:eastAsia="宋体" w:hAnsi="Cambria Math"/>
                  <w:kern w:val="0"/>
                </w:rPr>
                <m:t>(⋅)</m:t>
              </m:r>
            </m:oMath>
            <w:r w:rsidRPr="00222A5A">
              <w:rPr>
                <w:rFonts w:eastAsia="宋体"/>
                <w:iCs/>
                <w:kern w:val="0"/>
              </w:rPr>
              <w:t>对不同任务在不同</w:t>
            </w:r>
            <w:r w:rsidRPr="00222A5A">
              <w:rPr>
                <w:rFonts w:eastAsia="宋体"/>
                <w:iCs/>
                <w:kern w:val="0"/>
              </w:rPr>
              <w:t xml:space="preserve"> MPS/SM </w:t>
            </w:r>
            <w:r w:rsidRPr="00222A5A">
              <w:rPr>
                <w:rFonts w:eastAsia="宋体"/>
                <w:iCs/>
                <w:kern w:val="0"/>
              </w:rPr>
              <w:t>资源比例设置下的执行时延进行预测。</w:t>
            </w:r>
          </w:p>
          <w:p w14:paraId="219921CE" w14:textId="18D583BC" w:rsidR="00222A5A" w:rsidRDefault="00222A5A" w:rsidP="00222A5A">
            <w:pPr>
              <w:pStyle w:val="s"/>
              <w:spacing w:after="78"/>
              <w:ind w:firstLine="480"/>
              <w:rPr>
                <w:rFonts w:eastAsia="宋体"/>
                <w:iCs/>
                <w:kern w:val="0"/>
              </w:rPr>
            </w:pPr>
            <w:r>
              <w:rPr>
                <w:rFonts w:eastAsia="宋体" w:hint="eastAsia"/>
                <w:iCs/>
                <w:kern w:val="0"/>
              </w:rPr>
              <w:t>设</w:t>
            </w:r>
            <w:r w:rsidRPr="00222A5A">
              <w:rPr>
                <w:rFonts w:eastAsia="宋体"/>
                <w:iCs/>
                <w:kern w:val="0"/>
              </w:rPr>
              <w:t>节点</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q</m:t>
                  </m:r>
                </m:e>
                <m:sub>
                  <m:r>
                    <w:rPr>
                      <w:rFonts w:ascii="Cambria Math" w:eastAsia="宋体" w:hAnsi="Cambria Math"/>
                      <w:kern w:val="0"/>
                    </w:rPr>
                    <m:t>j</m:t>
                  </m:r>
                </m:sub>
              </m:sSub>
            </m:oMath>
            <w:r w:rsidRPr="00222A5A">
              <w:rPr>
                <w:rFonts w:eastAsia="宋体"/>
                <w:iCs/>
                <w:kern w:val="0"/>
              </w:rPr>
              <w:t>上的任务集合为</w:t>
            </w:r>
            <w:r>
              <w:rPr>
                <w:rFonts w:eastAsia="宋体" w:hint="eastAsia"/>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m:rPr>
                      <m:sty m:val="p"/>
                    </m:rPr>
                    <w:rPr>
                      <w:rFonts w:ascii="Cambria Math" w:eastAsia="宋体" w:hAnsi="Cambria Math"/>
                      <w:kern w:val="0"/>
                    </w:rPr>
                    <m:t>1</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m:rPr>
                      <m:sty m:val="p"/>
                    </m:rPr>
                    <w:rPr>
                      <w:rFonts w:ascii="Cambria Math" w:eastAsia="宋体" w:hAnsi="Cambria Math"/>
                      <w:kern w:val="0"/>
                    </w:rPr>
                    <m:t>2</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sSub>
                    <m:sSubPr>
                      <m:ctrlPr>
                        <w:rPr>
                          <w:rFonts w:ascii="Cambria Math" w:eastAsia="宋体" w:hAnsi="Cambria Math"/>
                          <w:iCs/>
                          <w:kern w:val="0"/>
                        </w:rPr>
                      </m:ctrlPr>
                    </m:sSubPr>
                    <m:e>
                      <m:r>
                        <w:rPr>
                          <w:rFonts w:ascii="Cambria Math" w:eastAsia="宋体" w:hAnsi="Cambria Math"/>
                          <w:kern w:val="0"/>
                        </w:rPr>
                        <m:t>n</m:t>
                      </m:r>
                    </m:e>
                    <m:sub>
                      <m:r>
                        <w:rPr>
                          <w:rFonts w:ascii="Cambria Math" w:eastAsia="宋体" w:hAnsi="Cambria Math"/>
                          <w:kern w:val="0"/>
                        </w:rPr>
                        <m:t>j</m:t>
                      </m:r>
                    </m:sub>
                  </m:sSub>
                </m:sub>
              </m:sSub>
              <m:r>
                <m:rPr>
                  <m:sty m:val="p"/>
                </m:rPr>
                <w:rPr>
                  <w:rFonts w:ascii="Cambria Math" w:eastAsia="宋体" w:hAnsi="Cambria Math"/>
                  <w:kern w:val="0"/>
                </w:rPr>
                <m:t>}</m:t>
              </m:r>
            </m:oMath>
            <w:r>
              <w:rPr>
                <w:rFonts w:eastAsia="宋体" w:hint="eastAsia"/>
                <w:iCs/>
                <w:kern w:val="0"/>
              </w:rPr>
              <w:t>，</w:t>
            </w:r>
            <w:r w:rsidRPr="00222A5A">
              <w:rPr>
                <w:rFonts w:eastAsia="宋体"/>
                <w:iCs/>
                <w:kern w:val="0"/>
              </w:rPr>
              <w:t>对任务</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oMath>
            <w:r w:rsidRPr="00222A5A">
              <w:rPr>
                <w:rFonts w:eastAsia="宋体"/>
                <w:iCs/>
                <w:kern w:val="0"/>
              </w:rPr>
              <w:t>，记其被分配的</w:t>
            </w:r>
            <w:r w:rsidRPr="00222A5A">
              <w:rPr>
                <w:rFonts w:eastAsia="宋体"/>
                <w:iCs/>
                <w:kern w:val="0"/>
              </w:rPr>
              <w:t>SM</w:t>
            </w:r>
            <w:r w:rsidRPr="00222A5A">
              <w:rPr>
                <w:rFonts w:eastAsia="宋体"/>
                <w:iCs/>
                <w:kern w:val="0"/>
              </w:rPr>
              <w:t>资源比例为</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oMath>
            <w:r w:rsidRPr="00222A5A">
              <w:rPr>
                <w:rFonts w:eastAsia="宋体"/>
                <w:iCs/>
                <w:kern w:val="0"/>
              </w:rPr>
              <w:t>，并满足</w:t>
            </w:r>
            <m:oMath>
              <m:r>
                <m:rPr>
                  <m:sty m:val="p"/>
                </m:rPr>
                <w:rPr>
                  <w:rFonts w:ascii="Cambria Math" w:eastAsia="宋体" w:hAnsi="Cambria Math"/>
                  <w:kern w:val="0"/>
                </w:rPr>
                <m:t>0≤</m:t>
              </m:r>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r>
                <m:rPr>
                  <m:sty m:val="p"/>
                </m:rPr>
                <w:rPr>
                  <w:rFonts w:ascii="Cambria Math" w:eastAsia="宋体" w:hAnsi="Cambria Math"/>
                  <w:kern w:val="0"/>
                </w:rPr>
                <m:t>≤1</m:t>
              </m:r>
            </m:oMath>
            <w:r>
              <w:rPr>
                <w:rFonts w:eastAsia="宋体" w:hint="eastAsia"/>
                <w:iCs/>
                <w:kern w:val="0"/>
              </w:rPr>
              <w:t>。</w:t>
            </w:r>
            <w:r w:rsidRPr="00222A5A">
              <w:rPr>
                <w:rFonts w:eastAsia="宋体"/>
                <w:iCs/>
                <w:kern w:val="0"/>
              </w:rPr>
              <w:t>由于同一节点上的任务共享</w:t>
            </w:r>
            <w:r w:rsidRPr="00222A5A">
              <w:rPr>
                <w:rFonts w:eastAsia="宋体"/>
                <w:iCs/>
                <w:kern w:val="0"/>
              </w:rPr>
              <w:t>GPU</w:t>
            </w:r>
            <w:r w:rsidRPr="00222A5A">
              <w:rPr>
                <w:rFonts w:eastAsia="宋体"/>
                <w:iCs/>
                <w:kern w:val="0"/>
              </w:rPr>
              <w:t>计算资源，因此</w:t>
            </w:r>
            <w:r>
              <w:rPr>
                <w:rFonts w:eastAsia="宋体" w:hint="eastAsia"/>
                <w:iCs/>
                <w:kern w:val="0"/>
              </w:rPr>
              <w:t>SM</w:t>
            </w:r>
            <w:r w:rsidRPr="00222A5A">
              <w:rPr>
                <w:rFonts w:eastAsia="宋体"/>
                <w:iCs/>
                <w:kern w:val="0"/>
              </w:rPr>
              <w:t>比例变量需满足总资源约束：</w:t>
            </w:r>
          </w:p>
          <w:p w14:paraId="73CC80E3" w14:textId="13158EAF"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≤1</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30</m:t>
                        </m:r>
                      </m:e>
                    </m:d>
                  </m:e>
                </m:eqArr>
              </m:oMath>
            </m:oMathPara>
          </w:p>
          <w:p w14:paraId="6EA36E5A" w14:textId="77777777" w:rsidR="00222A5A" w:rsidRDefault="00222A5A" w:rsidP="00222A5A">
            <w:pPr>
              <w:pStyle w:val="s"/>
              <w:spacing w:after="78"/>
              <w:ind w:firstLine="480"/>
              <w:rPr>
                <w:rFonts w:eastAsia="宋体"/>
                <w:iCs/>
                <w:kern w:val="0"/>
              </w:rPr>
            </w:pPr>
            <w:r w:rsidRPr="00222A5A">
              <w:rPr>
                <w:rFonts w:eastAsia="宋体"/>
                <w:iCs/>
                <w:kern w:val="0"/>
              </w:rPr>
              <w:lastRenderedPageBreak/>
              <w:t>对于任务</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sidRPr="00222A5A">
              <w:rPr>
                <w:rFonts w:eastAsia="宋体"/>
                <w:iCs/>
                <w:kern w:val="0"/>
              </w:rPr>
              <w:t>，在给定资源比例</w:t>
            </w:r>
            <w:r w:rsidRPr="00222A5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oMath>
            <w:r w:rsidRPr="00222A5A">
              <w:rPr>
                <w:rFonts w:eastAsia="宋体"/>
                <w:iCs/>
                <w:kern w:val="0"/>
              </w:rPr>
              <w:t>后，其执行时延由前述时延拟合模型给出：</w:t>
            </w:r>
          </w:p>
          <w:p w14:paraId="1AB27558" w14:textId="16DA7359"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sSubSup>
                      <m:sSubSupPr>
                        <m:ctrlPr>
                          <w:rPr>
                            <w:rFonts w:ascii="Cambria Math" w:eastAsia="宋体" w:hAnsi="Cambria Math"/>
                            <w:i/>
                            <w:iCs/>
                            <w:kern w:val="0"/>
                          </w:rPr>
                        </m:ctrlPr>
                      </m:sSubSupPr>
                      <m:e>
                        <m:acc>
                          <m:accPr>
                            <m:ctrlPr>
                              <w:rPr>
                                <w:rFonts w:ascii="Cambria Math" w:hAnsi="Cambria Math"/>
                                <w:i/>
                              </w:rPr>
                            </m:ctrlPr>
                          </m:accPr>
                          <m:e>
                            <m:r>
                              <w:rPr>
                                <w:rFonts w:ascii="Cambria Math" w:hAnsi="Cambria Math" w:hint="eastAsia"/>
                              </w:rPr>
                              <m:t>T</m:t>
                            </m:r>
                          </m:e>
                        </m:acc>
                      </m:e>
                      <m:sub>
                        <m:r>
                          <w:rPr>
                            <w:rFonts w:ascii="Cambria Math" w:eastAsia="宋体" w:hAnsi="Cambria Math" w:hint="eastAsia"/>
                            <w:kern w:val="0"/>
                          </w:rPr>
                          <m:t>i</m:t>
                        </m:r>
                      </m:sub>
                      <m:sup>
                        <m:r>
                          <w:rPr>
                            <w:rFonts w:ascii="Cambria Math" w:eastAsia="宋体" w:hAnsi="Cambria Math" w:hint="eastAsia"/>
                            <w:kern w:val="0"/>
                          </w:rPr>
                          <m:t>exe</m:t>
                        </m:r>
                      </m:sup>
                    </m:sSubSup>
                    <m:r>
                      <w:rPr>
                        <w:rFonts w:ascii="Cambria Math" w:hAnsi="Cambria Math"/>
                      </w:rPr>
                      <m:t>=</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θ</m:t>
                            </m:r>
                          </m:e>
                          <m:sup>
                            <m:r>
                              <w:rPr>
                                <w:rFonts w:ascii="Cambria Math" w:hAnsi="Cambria Math"/>
                              </w:rPr>
                              <m:t>*</m:t>
                            </m:r>
                          </m:sup>
                        </m:sSup>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31</m:t>
                        </m:r>
                      </m:e>
                    </m:d>
                  </m:e>
                </m:eqArr>
              </m:oMath>
            </m:oMathPara>
          </w:p>
          <w:p w14:paraId="41C677A9" w14:textId="4DEEF2B5" w:rsidR="00810DBA" w:rsidRDefault="00810DBA" w:rsidP="00810DBA">
            <w:pPr>
              <w:pStyle w:val="s"/>
              <w:spacing w:after="78"/>
              <w:ind w:firstLine="480"/>
              <w:rPr>
                <w:rFonts w:eastAsia="宋体"/>
                <w:iCs/>
                <w:kern w:val="0"/>
              </w:rPr>
            </w:pPr>
            <w:r>
              <w:rPr>
                <w:rFonts w:eastAsia="宋体" w:hint="eastAsia"/>
                <w:iCs/>
                <w:kern w:val="0"/>
              </w:rPr>
              <w:t>得到节点</w:t>
            </w:r>
            <m:oMath>
              <m:sSub>
                <m:sSubPr>
                  <m:ctrlPr>
                    <w:rPr>
                      <w:rFonts w:ascii="Cambria Math" w:eastAsia="宋体" w:hAnsi="Cambria Math"/>
                      <w:iCs/>
                      <w:kern w:val="0"/>
                    </w:rPr>
                  </m:ctrlPr>
                </m:sSubPr>
                <m:e>
                  <m:r>
                    <w:rPr>
                      <w:rFonts w:ascii="Cambria Math" w:eastAsia="宋体" w:hAnsi="Cambria Math"/>
                      <w:kern w:val="0"/>
                    </w:rPr>
                    <m:t>q</m:t>
                  </m:r>
                </m:e>
                <m:sub>
                  <m:r>
                    <w:rPr>
                      <w:rFonts w:ascii="Cambria Math" w:eastAsia="宋体" w:hAnsi="Cambria Math"/>
                      <w:kern w:val="0"/>
                    </w:rPr>
                    <m:t>j</m:t>
                  </m:r>
                </m:sub>
              </m:sSub>
            </m:oMath>
            <w:r>
              <w:rPr>
                <w:rFonts w:eastAsia="宋体" w:hint="eastAsia"/>
                <w:iCs/>
                <w:kern w:val="0"/>
              </w:rPr>
              <w:t>的</w:t>
            </w:r>
            <w:r w:rsidRPr="00810DBA">
              <w:rPr>
                <w:rFonts w:eastAsia="宋体"/>
                <w:iCs/>
                <w:kern w:val="0"/>
              </w:rPr>
              <w:t>资源分配比例</w:t>
            </w:r>
            <w:r>
              <w:rPr>
                <w:rFonts w:eastAsia="宋体" w:hint="eastAsia"/>
                <w:iCs/>
                <w:kern w:val="0"/>
              </w:rPr>
              <w:t>组合</w:t>
            </w:r>
            <w:r w:rsidRPr="00810DB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j</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s</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r>
                <m:rPr>
                  <m:sty m:val="p"/>
                </m:rPr>
                <w:rPr>
                  <w:rFonts w:ascii="Cambria Math" w:eastAsia="宋体" w:hAnsi="Cambria Math"/>
                  <w:kern w:val="0"/>
                </w:rPr>
                <m:t>∈</m:t>
              </m:r>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j</m:t>
                  </m:r>
                </m:sub>
              </m:sSub>
              <m:r>
                <m:rPr>
                  <m:sty m:val="p"/>
                </m:rPr>
                <w:rPr>
                  <w:rFonts w:ascii="Cambria Math" w:eastAsia="宋体" w:hAnsi="Cambria Math"/>
                  <w:kern w:val="0"/>
                </w:rPr>
                <m:t>}</m:t>
              </m:r>
            </m:oMath>
            <w:r>
              <w:rPr>
                <w:rFonts w:eastAsia="宋体" w:hint="eastAsia"/>
                <w:iCs/>
                <w:kern w:val="0"/>
              </w:rPr>
              <w:t>，因此第二阶段</w:t>
            </w:r>
            <w:r w:rsidRPr="00810DBA">
              <w:rPr>
                <w:rFonts w:eastAsia="宋体"/>
                <w:iCs/>
                <w:kern w:val="0"/>
              </w:rPr>
              <w:t>细粒度资源分配问题</w:t>
            </w:r>
            <w:r>
              <w:rPr>
                <w:rFonts w:eastAsia="宋体" w:hint="eastAsia"/>
                <w:iCs/>
                <w:kern w:val="0"/>
              </w:rPr>
              <w:t>的</w:t>
            </w:r>
            <w:r w:rsidRPr="00EF1410">
              <w:rPr>
                <w:rFonts w:eastAsia="宋体"/>
                <w:iCs/>
                <w:kern w:val="0"/>
              </w:rPr>
              <w:t>优化目标可定义为：</w:t>
            </w:r>
            <w:r w:rsidRPr="00810DBA">
              <w:rPr>
                <w:rFonts w:eastAsia="宋体"/>
                <w:iCs/>
                <w:kern w:val="0"/>
              </w:rPr>
              <w:t>在满足总资源约束的条件下，使节点内任务</w:t>
            </w:r>
            <w:r>
              <w:rPr>
                <w:rFonts w:eastAsia="宋体" w:hint="eastAsia"/>
                <w:iCs/>
                <w:kern w:val="0"/>
              </w:rPr>
              <w:t>在当前</w:t>
            </w:r>
            <w:r>
              <w:rPr>
                <w:rFonts w:eastAsia="宋体" w:hint="eastAsia"/>
                <w:iCs/>
                <w:kern w:val="0"/>
              </w:rPr>
              <w:t>SM</w:t>
            </w:r>
            <w:r>
              <w:rPr>
                <w:rFonts w:eastAsia="宋体" w:hint="eastAsia"/>
                <w:iCs/>
                <w:kern w:val="0"/>
              </w:rPr>
              <w:t>资源分配比例设置下</w:t>
            </w:r>
            <w:r w:rsidRPr="00810DBA">
              <w:rPr>
                <w:rFonts w:eastAsia="宋体"/>
                <w:iCs/>
                <w:kern w:val="0"/>
              </w:rPr>
              <w:t>的总体预测时延最小。其目标函数可表示为</w:t>
            </w:r>
            <w:r>
              <w:rPr>
                <w:rFonts w:eastAsia="宋体" w:hint="eastAsia"/>
                <w:iCs/>
                <w:kern w:val="0"/>
              </w:rPr>
              <w:t>：</w:t>
            </w:r>
          </w:p>
          <w:p w14:paraId="22ADC14A" w14:textId="1BC8B768" w:rsidR="000A3081" w:rsidRPr="004F0226" w:rsidRDefault="00000000" w:rsidP="000A3081">
            <w:pPr>
              <w:pStyle w:val="s"/>
              <w:spacing w:after="78"/>
              <w:ind w:firstLine="480"/>
              <w:rPr>
                <w:bCs/>
              </w:rPr>
            </w:pPr>
            <m:oMathPara>
              <m:oMath>
                <m:eqArr>
                  <m:eqArrPr>
                    <m:maxDist m:val="1"/>
                    <m:ctrlPr>
                      <w:rPr>
                        <w:rFonts w:ascii="Cambria Math" w:eastAsia="宋体" w:hAnsi="Cambria Math"/>
                        <w:iCs/>
                        <w:kern w:val="0"/>
                      </w:rPr>
                    </m:ctrlPr>
                  </m:eqArrPr>
                  <m:e>
                    <m:limLow>
                      <m:limLowPr>
                        <m:ctrlPr>
                          <w:rPr>
                            <w:rFonts w:ascii="Cambria Math" w:hAnsi="Cambria Math"/>
                          </w:rPr>
                        </m:ctrlPr>
                      </m:limLowPr>
                      <m:e>
                        <m:r>
                          <m:rPr>
                            <m:sty m:val="p"/>
                          </m:rPr>
                          <w:rPr>
                            <w:rFonts w:ascii="Cambria Math" w:hAnsi="Cambria Math"/>
                          </w:rPr>
                          <m:t>min</m:t>
                        </m:r>
                        <m:r>
                          <w:rPr>
                            <w:rFonts w:ascii="Cambria Math" w:hAnsi="Cambria Math"/>
                          </w:rPr>
                          <m:t>⁡</m:t>
                        </m:r>
                      </m:e>
                      <m:lim>
                        <m:sSub>
                          <m:sSubPr>
                            <m:ctrlPr>
                              <w:rPr>
                                <w:rFonts w:ascii="Cambria Math" w:hAnsi="Cambria Math"/>
                              </w:rPr>
                            </m:ctrlPr>
                          </m:sSubPr>
                          <m:e>
                            <m:r>
                              <w:rPr>
                                <w:rFonts w:ascii="Cambria Math" w:hAnsi="Cambria Math"/>
                              </w:rPr>
                              <m:t>S</m:t>
                            </m:r>
                          </m:e>
                          <m:sub>
                            <m:r>
                              <w:rPr>
                                <w:rFonts w:ascii="Cambria Math" w:hAnsi="Cambria Math"/>
                              </w:rPr>
                              <m:t>j</m:t>
                            </m:r>
                          </m:sub>
                        </m:sSub>
                      </m:lim>
                    </m:limLow>
                    <m:sSubSup>
                      <m:sSubSupPr>
                        <m:ctrlPr>
                          <w:rPr>
                            <w:rFonts w:ascii="Cambria Math" w:hAnsi="Cambria Math"/>
                          </w:rPr>
                        </m:ctrlPr>
                      </m:sSubSupPr>
                      <m:e>
                        <m:r>
                          <w:rPr>
                            <w:rFonts w:ascii="Cambria Math" w:hAnsi="Cambria Math"/>
                          </w:rPr>
                          <m:t>J</m:t>
                        </m:r>
                      </m:e>
                      <m:sub>
                        <m:r>
                          <m:rPr>
                            <m:sty m:val="p"/>
                          </m:rPr>
                          <w:rPr>
                            <w:rFonts w:ascii="Cambria Math" w:hAnsi="Cambria Math"/>
                          </w:rPr>
                          <m:t>lat</m:t>
                        </m:r>
                      </m:sub>
                      <m:sup>
                        <m:d>
                          <m:dPr>
                            <m:ctrlPr>
                              <w:rPr>
                                <w:rFonts w:ascii="Cambria Math" w:hAnsi="Cambria Math"/>
                              </w:rPr>
                            </m:ctrlPr>
                          </m:dPr>
                          <m:e>
                            <m:r>
                              <w:rPr>
                                <w:rFonts w:ascii="Cambria Math" w:hAnsi="Cambria Math"/>
                              </w:rPr>
                              <m:t>j</m:t>
                            </m:r>
                          </m:e>
                        </m:d>
                      </m:sup>
                    </m:sSubSup>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nor/>
                      </m:rPr>
                      <m:t> </m:t>
                    </m:r>
                    <m:sSubSup>
                      <m:sSubSupPr>
                        <m:ctrlPr>
                          <w:rPr>
                            <w:rFonts w:ascii="Cambria Math" w:hAnsi="Cambria Math"/>
                            <w:i/>
                            <w:iCs/>
                          </w:rPr>
                        </m:ctrlPr>
                      </m:sSubSupPr>
                      <m:e>
                        <m:acc>
                          <m:accPr>
                            <m:ctrlPr>
                              <w:rPr>
                                <w:rFonts w:ascii="Cambria Math" w:hAnsi="Cambria Math"/>
                                <w:i/>
                              </w:rPr>
                            </m:ctrlPr>
                          </m:accPr>
                          <m:e>
                            <m:r>
                              <w:rPr>
                                <w:rFonts w:ascii="Cambria Math" w:hAnsi="Cambria Math" w:hint="eastAsia"/>
                              </w:rPr>
                              <m:t>T</m:t>
                            </m:r>
                          </m:e>
                        </m:acc>
                      </m:e>
                      <m:sub>
                        <m:r>
                          <w:rPr>
                            <w:rFonts w:ascii="Cambria Math" w:hAnsi="Cambria Math" w:hint="eastAsia"/>
                          </w:rPr>
                          <m:t>i</m:t>
                        </m:r>
                      </m:sub>
                      <m:sup>
                        <m:r>
                          <w:rPr>
                            <w:rFonts w:ascii="Cambria Math" w:hAnsi="Cambria Math" w:hint="eastAsia"/>
                          </w:rPr>
                          <m:t>exe</m:t>
                        </m:r>
                      </m:sup>
                    </m:sSubSup>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nor/>
                      </m:rPr>
                      <m:t> </m:t>
                    </m:r>
                    <m:sSub>
                      <m:sSubPr>
                        <m:ctrlPr>
                          <w:rPr>
                            <w:rFonts w:ascii="Cambria Math" w:hAnsi="Cambria Math"/>
                          </w:rPr>
                        </m:ctrlPr>
                      </m:sSubPr>
                      <m:e>
                        <m:r>
                          <w:rPr>
                            <w:rFonts w:ascii="Cambria Math" w:hAnsi="Cambria Math"/>
                          </w:rPr>
                          <m:t>G</m:t>
                        </m:r>
                      </m:e>
                      <m:sub>
                        <m:sSup>
                          <m:sSupPr>
                            <m:ctrlPr>
                              <w:rPr>
                                <w:rFonts w:ascii="Cambria Math" w:hAnsi="Cambria Math"/>
                              </w:rPr>
                            </m:ctrlPr>
                          </m:sSupPr>
                          <m:e>
                            <m:r>
                              <w:rPr>
                                <w:rFonts w:ascii="Cambria Math" w:hAnsi="Cambria Math"/>
                              </w:rPr>
                              <m:t>θ</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rPr>
                        <w:rFonts w:ascii="Cambria Math" w:eastAsia="宋体" w:hAnsi="Cambria Math"/>
                        <w:kern w:val="0"/>
                      </w:rPr>
                      <m:t>#</m:t>
                    </m:r>
                    <m:d>
                      <m:dPr>
                        <m:ctrlPr>
                          <w:rPr>
                            <w:rFonts w:ascii="Cambria Math" w:eastAsia="宋体" w:hAnsi="Cambria Math"/>
                            <w:iCs/>
                            <w:kern w:val="0"/>
                          </w:rPr>
                        </m:ctrlPr>
                      </m:dPr>
                      <m:e>
                        <m:r>
                          <m:rPr>
                            <m:sty m:val="p"/>
                          </m:rPr>
                          <w:rPr>
                            <w:rFonts w:ascii="Cambria Math" w:eastAsia="宋体" w:hAnsi="Cambria Math"/>
                            <w:kern w:val="0"/>
                          </w:rPr>
                          <m:t>32</m:t>
                        </m:r>
                      </m:e>
                    </m:d>
                  </m:e>
                </m:eqArr>
              </m:oMath>
            </m:oMathPara>
          </w:p>
          <w:p w14:paraId="74DAF06B" w14:textId="0868AD3B" w:rsidR="00810DBA" w:rsidRPr="00810DBA" w:rsidRDefault="00810DBA" w:rsidP="006D73D3">
            <w:pPr>
              <w:pStyle w:val="s"/>
              <w:spacing w:after="78"/>
              <w:ind w:firstLine="480"/>
              <w:rPr>
                <w:rFonts w:eastAsia="宋体"/>
                <w:iCs/>
                <w:kern w:val="0"/>
              </w:rPr>
            </w:pPr>
            <w:r w:rsidRPr="00810DBA">
              <w:rPr>
                <w:rFonts w:eastAsia="宋体"/>
                <w:iCs/>
                <w:kern w:val="0"/>
              </w:rPr>
              <w:t>其中，</w:t>
            </w:r>
            <m:oMath>
              <m:sSub>
                <m:sSubPr>
                  <m:ctrlPr>
                    <w:rPr>
                      <w:rFonts w:ascii="Cambria Math" w:eastAsia="宋体" w:hAnsi="Cambria Math"/>
                      <w:iCs/>
                      <w:kern w:val="0"/>
                    </w:rPr>
                  </m:ctrlPr>
                </m:sSubPr>
                <m:e>
                  <m:r>
                    <w:rPr>
                      <w:rFonts w:ascii="Cambria Math" w:eastAsia="宋体" w:hAnsi="Cambria Math"/>
                      <w:kern w:val="0"/>
                    </w:rPr>
                    <m:t>ω</m:t>
                  </m:r>
                </m:e>
                <m:sub>
                  <m:r>
                    <w:rPr>
                      <w:rFonts w:ascii="Cambria Math" w:eastAsia="宋体" w:hAnsi="Cambria Math"/>
                      <w:kern w:val="0"/>
                    </w:rPr>
                    <m:t>i</m:t>
                  </m:r>
                </m:sub>
              </m:sSub>
            </m:oMath>
            <w:r w:rsidRPr="00810DBA">
              <w:rPr>
                <w:rFonts w:eastAsia="宋体"/>
                <w:iCs/>
                <w:kern w:val="0"/>
              </w:rPr>
              <w:t xml:space="preserve"> </w:t>
            </w:r>
            <w:r w:rsidRPr="00810DBA">
              <w:rPr>
                <w:rFonts w:eastAsia="宋体"/>
                <w:iCs/>
                <w:kern w:val="0"/>
              </w:rPr>
              <w:t>表示任务</w:t>
            </w:r>
            <w:r w:rsidRPr="00810DBA">
              <w:rPr>
                <w:rFonts w:eastAsia="宋体"/>
                <w:iCs/>
                <w:kern w:val="0"/>
              </w:rPr>
              <w:t xml:space="preserve"> </w:t>
            </w:r>
            <m:oMath>
              <m:sSub>
                <m:sSubPr>
                  <m:ctrlPr>
                    <w:rPr>
                      <w:rFonts w:ascii="Cambria Math" w:eastAsia="宋体" w:hAnsi="Cambria Math"/>
                      <w:iCs/>
                      <w:kern w:val="0"/>
                    </w:rPr>
                  </m:ctrlPr>
                </m:sSubPr>
                <m:e>
                  <m:r>
                    <w:rPr>
                      <w:rFonts w:ascii="Cambria Math" w:eastAsia="宋体" w:hAnsi="Cambria Math"/>
                      <w:kern w:val="0"/>
                    </w:rPr>
                    <m:t>a</m:t>
                  </m:r>
                </m:e>
                <m:sub>
                  <m:r>
                    <w:rPr>
                      <w:rFonts w:ascii="Cambria Math" w:eastAsia="宋体" w:hAnsi="Cambria Math"/>
                      <w:kern w:val="0"/>
                    </w:rPr>
                    <m:t>i</m:t>
                  </m:r>
                </m:sub>
              </m:sSub>
            </m:oMath>
            <w:r>
              <w:rPr>
                <w:rFonts w:eastAsia="宋体" w:hint="eastAsia"/>
                <w:iCs/>
                <w:kern w:val="0"/>
              </w:rPr>
              <w:t xml:space="preserve"> </w:t>
            </w:r>
            <w:r w:rsidRPr="00810DBA">
              <w:rPr>
                <w:rFonts w:eastAsia="宋体"/>
                <w:iCs/>
                <w:kern w:val="0"/>
              </w:rPr>
              <w:t>的权重，用于刻画</w:t>
            </w:r>
            <w:r>
              <w:rPr>
                <w:rFonts w:eastAsia="宋体" w:hint="eastAsia"/>
                <w:iCs/>
                <w:kern w:val="0"/>
              </w:rPr>
              <w:t>不同并行形态的分布式推理</w:t>
            </w:r>
            <w:r w:rsidRPr="00810DBA">
              <w:rPr>
                <w:rFonts w:eastAsia="宋体"/>
                <w:iCs/>
                <w:kern w:val="0"/>
              </w:rPr>
              <w:t>任务优先级、服务等级或调度策略中的重要性。</w:t>
            </w:r>
            <w:r w:rsidR="003241D5">
              <w:rPr>
                <w:rFonts w:eastAsia="宋体" w:hint="eastAsia"/>
                <w:iCs/>
                <w:kern w:val="0"/>
              </w:rPr>
              <w:t>由此，第二阶段调度</w:t>
            </w:r>
            <w:r w:rsidR="003241D5" w:rsidRPr="00EF1410">
              <w:rPr>
                <w:rFonts w:eastAsia="宋体"/>
                <w:iCs/>
                <w:kern w:val="0"/>
              </w:rPr>
              <w:t>借助</w:t>
            </w:r>
            <w:r w:rsidR="003241D5" w:rsidRPr="003241D5">
              <w:rPr>
                <w:rFonts w:eastAsia="宋体"/>
                <w:iCs/>
                <w:kern w:val="0"/>
              </w:rPr>
              <w:t>神经网络预测不同资源配置下的任务执行时延，并</w:t>
            </w:r>
            <w:r w:rsidR="003241D5">
              <w:rPr>
                <w:rFonts w:eastAsia="宋体" w:hint="eastAsia"/>
                <w:iCs/>
                <w:kern w:val="0"/>
              </w:rPr>
              <w:t>以</w:t>
            </w:r>
            <w:r w:rsidR="003241D5" w:rsidRPr="003241D5">
              <w:rPr>
                <w:rFonts w:eastAsia="宋体"/>
                <w:iCs/>
                <w:kern w:val="0"/>
              </w:rPr>
              <w:t>此实现面向任务特征的细粒度</w:t>
            </w:r>
            <w:r w:rsidR="003241D5" w:rsidRPr="003241D5">
              <w:rPr>
                <w:rFonts w:eastAsia="宋体"/>
                <w:iCs/>
                <w:kern w:val="0"/>
              </w:rPr>
              <w:t>GPU</w:t>
            </w:r>
            <w:r w:rsidR="003241D5" w:rsidRPr="003241D5">
              <w:rPr>
                <w:rFonts w:eastAsia="宋体"/>
                <w:iCs/>
                <w:kern w:val="0"/>
              </w:rPr>
              <w:t>资源调控，从而缓解多任务共驻带来的资源竞争问题，提升节点内部的执行效率。</w:t>
            </w:r>
          </w:p>
          <w:p w14:paraId="26CD3C65" w14:textId="60E1D3F0" w:rsidR="00604E09" w:rsidRDefault="00604E09" w:rsidP="00604E09">
            <w:pPr>
              <w:spacing w:line="360" w:lineRule="auto"/>
              <w:rPr>
                <w:b/>
              </w:rPr>
            </w:pPr>
            <w:r w:rsidRPr="00462735">
              <w:rPr>
                <w:b/>
              </w:rPr>
              <w:t>4.3 系统设计与实现</w:t>
            </w:r>
          </w:p>
          <w:p w14:paraId="3A44227F" w14:textId="40424134" w:rsidR="005A4BAC" w:rsidRDefault="005A4BAC" w:rsidP="005A4BAC">
            <w:pPr>
              <w:pStyle w:val="s"/>
              <w:spacing w:after="78"/>
              <w:ind w:firstLine="480"/>
              <w:rPr>
                <w:rFonts w:eastAsia="宋体"/>
                <w:iCs/>
                <w:kern w:val="0"/>
              </w:rPr>
            </w:pPr>
            <w:r w:rsidRPr="005A4BAC">
              <w:rPr>
                <w:rFonts w:eastAsia="宋体"/>
                <w:iCs/>
                <w:kern w:val="0"/>
              </w:rPr>
              <w:t>本研究的目标是面向边缘场景下分布式</w:t>
            </w:r>
            <w:r w:rsidRPr="005A4BAC">
              <w:rPr>
                <w:rFonts w:eastAsia="宋体"/>
                <w:iCs/>
                <w:kern w:val="0"/>
              </w:rPr>
              <w:t>AI</w:t>
            </w:r>
            <w:r w:rsidRPr="005A4BAC">
              <w:rPr>
                <w:rFonts w:eastAsia="宋体"/>
                <w:iCs/>
                <w:kern w:val="0"/>
              </w:rPr>
              <w:t>推理任务的</w:t>
            </w:r>
            <w:r>
              <w:rPr>
                <w:rFonts w:eastAsia="宋体" w:hint="eastAsia"/>
                <w:iCs/>
                <w:kern w:val="0"/>
              </w:rPr>
              <w:t>部署</w:t>
            </w:r>
            <w:r w:rsidRPr="005A4BAC">
              <w:rPr>
                <w:rFonts w:eastAsia="宋体"/>
                <w:iCs/>
                <w:kern w:val="0"/>
              </w:rPr>
              <w:t>与执行优化问题，构建一套基于</w:t>
            </w:r>
            <w:r w:rsidRPr="005A4BAC">
              <w:rPr>
                <w:rFonts w:eastAsia="宋体"/>
                <w:iCs/>
                <w:kern w:val="0"/>
              </w:rPr>
              <w:t>k3s</w:t>
            </w:r>
            <w:r w:rsidRPr="005A4BAC">
              <w:rPr>
                <w:rFonts w:eastAsia="宋体"/>
                <w:iCs/>
                <w:kern w:val="0"/>
              </w:rPr>
              <w:t>容器集群的分布式推理调度系统，用于实现通信感知的任务放置与细粒度</w:t>
            </w:r>
            <w:r w:rsidRPr="005A4BAC">
              <w:rPr>
                <w:rFonts w:eastAsia="宋体"/>
                <w:iCs/>
                <w:kern w:val="0"/>
              </w:rPr>
              <w:t>GPU</w:t>
            </w:r>
            <w:r w:rsidRPr="005A4BAC">
              <w:rPr>
                <w:rFonts w:eastAsia="宋体"/>
                <w:iCs/>
                <w:kern w:val="0"/>
              </w:rPr>
              <w:t>资源分配。</w:t>
            </w:r>
            <w:r>
              <w:rPr>
                <w:rFonts w:eastAsia="宋体" w:hint="eastAsia"/>
                <w:iCs/>
                <w:kern w:val="0"/>
              </w:rPr>
              <w:t>如图所示，</w:t>
            </w:r>
            <w:r w:rsidR="00BB4266" w:rsidRPr="00BB4266">
              <w:rPr>
                <w:rFonts w:eastAsia="宋体"/>
                <w:iCs/>
                <w:kern w:val="0"/>
              </w:rPr>
              <w:t>系统整体由四个模块组成：</w:t>
            </w:r>
            <w:r w:rsidR="00BB4266" w:rsidRPr="00BB4266">
              <w:rPr>
                <w:rFonts w:eastAsia="宋体"/>
                <w:iCs/>
                <w:kern w:val="0"/>
              </w:rPr>
              <w:t>1</w:t>
            </w:r>
            <w:r w:rsidR="00BB4266" w:rsidRPr="00BB4266">
              <w:rPr>
                <w:rFonts w:eastAsia="宋体"/>
                <w:iCs/>
                <w:kern w:val="0"/>
              </w:rPr>
              <w:t>）任务输入与特征构建模块；</w:t>
            </w:r>
            <w:r w:rsidR="00BB4266" w:rsidRPr="00BB4266">
              <w:rPr>
                <w:rFonts w:eastAsia="宋体"/>
                <w:iCs/>
                <w:kern w:val="0"/>
              </w:rPr>
              <w:t>2</w:t>
            </w:r>
            <w:r w:rsidR="00BB4266" w:rsidRPr="00BB4266">
              <w:rPr>
                <w:rFonts w:eastAsia="宋体"/>
                <w:iCs/>
                <w:kern w:val="0"/>
              </w:rPr>
              <w:t>）通信模式抽取与代价预测模块；</w:t>
            </w:r>
            <w:r w:rsidR="00BB4266" w:rsidRPr="00BB4266">
              <w:rPr>
                <w:rFonts w:eastAsia="宋体"/>
                <w:iCs/>
                <w:kern w:val="0"/>
              </w:rPr>
              <w:t>3</w:t>
            </w:r>
            <w:r w:rsidR="00BB4266" w:rsidRPr="00BB4266">
              <w:rPr>
                <w:rFonts w:eastAsia="宋体"/>
                <w:iCs/>
                <w:kern w:val="0"/>
              </w:rPr>
              <w:t>）通信感知与细粒度资源协同调度模块；</w:t>
            </w:r>
            <w:r w:rsidR="00BB4266" w:rsidRPr="00BB4266">
              <w:rPr>
                <w:rFonts w:eastAsia="宋体"/>
                <w:iCs/>
                <w:kern w:val="0"/>
              </w:rPr>
              <w:t>4</w:t>
            </w:r>
            <w:r w:rsidR="00BB4266" w:rsidRPr="00BB4266">
              <w:rPr>
                <w:rFonts w:eastAsia="宋体"/>
                <w:iCs/>
                <w:kern w:val="0"/>
              </w:rPr>
              <w:t>）运行监测与反馈更新模块。</w:t>
            </w:r>
            <w:r w:rsidRPr="005A4BAC">
              <w:rPr>
                <w:rFonts w:eastAsia="宋体"/>
                <w:iCs/>
                <w:kern w:val="0"/>
              </w:rPr>
              <w:t>系统的核心思想是：将分布式推理任务在不同并行机制下的通信行为与资源需求进行结构化</w:t>
            </w:r>
            <w:r>
              <w:rPr>
                <w:rFonts w:eastAsia="宋体" w:hint="eastAsia"/>
                <w:iCs/>
                <w:kern w:val="0"/>
              </w:rPr>
              <w:t>建模</w:t>
            </w:r>
            <w:r w:rsidRPr="005A4BAC">
              <w:rPr>
                <w:rFonts w:eastAsia="宋体"/>
                <w:iCs/>
                <w:kern w:val="0"/>
              </w:rPr>
              <w:t>，在集群级以通信时延预测结果为依据完成任务放置，在节点级进一步结合多任务共驻条件下的资源竞争特征进行细粒度</w:t>
            </w:r>
            <w:r w:rsidRPr="005A4BAC">
              <w:rPr>
                <w:rFonts w:eastAsia="宋体"/>
                <w:iCs/>
                <w:kern w:val="0"/>
              </w:rPr>
              <w:t>GPU</w:t>
            </w:r>
            <w:r w:rsidRPr="005A4BAC">
              <w:rPr>
                <w:rFonts w:eastAsia="宋体"/>
                <w:iCs/>
                <w:kern w:val="0"/>
              </w:rPr>
              <w:t>资源调度，从而实现通信优化与资源优化的协同，提升边缘容器集群环境下分布式推理系统的整体执行效率与可扩展性。</w:t>
            </w:r>
            <w:r w:rsidR="00B45265">
              <w:rPr>
                <w:rFonts w:eastAsia="宋体" w:hint="eastAsia"/>
                <w:iCs/>
                <w:kern w:val="0"/>
              </w:rPr>
              <w:t>概览图如图</w:t>
            </w:r>
            <w:r w:rsidR="00B45265">
              <w:rPr>
                <w:rFonts w:eastAsia="宋体" w:hint="eastAsia"/>
                <w:iCs/>
                <w:kern w:val="0"/>
              </w:rPr>
              <w:t>5</w:t>
            </w:r>
            <w:r w:rsidR="00B45265">
              <w:rPr>
                <w:rFonts w:eastAsia="宋体" w:hint="eastAsia"/>
                <w:iCs/>
                <w:kern w:val="0"/>
              </w:rPr>
              <w:t>所示：</w:t>
            </w:r>
          </w:p>
          <w:p w14:paraId="22789814" w14:textId="08260090" w:rsidR="00B45265" w:rsidRDefault="00BB4266" w:rsidP="00B45265">
            <w:pPr>
              <w:pStyle w:val="s"/>
              <w:spacing w:after="78"/>
              <w:ind w:firstLineChars="0" w:firstLine="0"/>
              <w:jc w:val="center"/>
              <w:rPr>
                <w:rFonts w:eastAsia="宋体"/>
                <w:iCs/>
                <w:kern w:val="0"/>
              </w:rPr>
            </w:pPr>
            <w:r w:rsidRPr="00BB4266">
              <w:rPr>
                <w:rFonts w:eastAsia="宋体"/>
                <w:iCs/>
                <w:noProof/>
                <w:kern w:val="0"/>
              </w:rPr>
              <w:lastRenderedPageBreak/>
              <w:drawing>
                <wp:inline distT="0" distB="0" distL="0" distR="0" wp14:anchorId="34F040E5" wp14:editId="6CD34142">
                  <wp:extent cx="5615508" cy="6098519"/>
                  <wp:effectExtent l="0" t="0" r="0" b="0"/>
                  <wp:docPr id="1597828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8019" name=""/>
                          <pic:cNvPicPr/>
                        </pic:nvPicPr>
                        <pic:blipFill>
                          <a:blip r:embed="rId17"/>
                          <a:stretch>
                            <a:fillRect/>
                          </a:stretch>
                        </pic:blipFill>
                        <pic:spPr>
                          <a:xfrm>
                            <a:off x="0" y="0"/>
                            <a:ext cx="5626265" cy="6110201"/>
                          </a:xfrm>
                          <a:prstGeom prst="rect">
                            <a:avLst/>
                          </a:prstGeom>
                        </pic:spPr>
                      </pic:pic>
                    </a:graphicData>
                  </a:graphic>
                </wp:inline>
              </w:drawing>
            </w:r>
          </w:p>
          <w:p w14:paraId="54EA38D4" w14:textId="02E46D25" w:rsidR="00B45265" w:rsidRPr="00B45265" w:rsidRDefault="00B45265" w:rsidP="00B45265">
            <w:pPr>
              <w:spacing w:line="360" w:lineRule="auto"/>
              <w:jc w:val="center"/>
              <w:rPr>
                <w:b/>
                <w:bCs/>
              </w:rPr>
            </w:pPr>
            <w:r w:rsidRPr="007B2483">
              <w:rPr>
                <w:rFonts w:ascii="Times New Roman" w:hAnsi="Times New Roman" w:cs="Times New Roman"/>
                <w:sz w:val="21"/>
                <w:szCs w:val="21"/>
              </w:rPr>
              <w:t>图</w:t>
            </w:r>
            <w:r>
              <w:rPr>
                <w:rFonts w:ascii="Times New Roman" w:hAnsi="Times New Roman" w:cs="Times New Roman" w:hint="eastAsia"/>
                <w:sz w:val="21"/>
                <w:szCs w:val="21"/>
              </w:rPr>
              <w:t>5</w:t>
            </w:r>
            <w:r w:rsidR="00AD0DE3">
              <w:rPr>
                <w:rFonts w:ascii="Times New Roman" w:hAnsi="Times New Roman" w:cs="Times New Roman" w:hint="eastAsia"/>
                <w:sz w:val="21"/>
                <w:szCs w:val="21"/>
              </w:rPr>
              <w:t xml:space="preserve"> </w:t>
            </w:r>
            <w:r w:rsidRPr="00B45265">
              <w:rPr>
                <w:rFonts w:ascii="Times New Roman" w:hAnsi="Times New Roman" w:cs="Times New Roman"/>
                <w:sz w:val="21"/>
                <w:szCs w:val="21"/>
              </w:rPr>
              <w:t>边缘场景下基于</w:t>
            </w:r>
            <w:r w:rsidRPr="00B45265">
              <w:rPr>
                <w:rFonts w:ascii="Times New Roman" w:hAnsi="Times New Roman" w:cs="Times New Roman"/>
                <w:sz w:val="21"/>
                <w:szCs w:val="21"/>
              </w:rPr>
              <w:t>k3s</w:t>
            </w:r>
            <w:r w:rsidRPr="00B45265">
              <w:rPr>
                <w:rFonts w:ascii="Times New Roman" w:hAnsi="Times New Roman" w:cs="Times New Roman"/>
                <w:sz w:val="21"/>
                <w:szCs w:val="21"/>
              </w:rPr>
              <w:t>的分布式推理调度系统</w:t>
            </w:r>
            <w:del w:id="291" w:author="Ethan Zhai" w:date="2026-04-20T19:20:00Z" w16du:dateUtc="2026-04-20T11:20:00Z">
              <w:r w:rsidRPr="007B2483" w:rsidDel="001949C7">
                <w:rPr>
                  <w:rFonts w:ascii="Times New Roman" w:hAnsi="Times New Roman" w:cs="Times New Roman"/>
                  <w:sz w:val="21"/>
                  <w:szCs w:val="21"/>
                </w:rPr>
                <w:delText>概览图</w:delText>
              </w:r>
            </w:del>
          </w:p>
          <w:p w14:paraId="328E529D" w14:textId="2C0EF56E" w:rsidR="005A4BAC" w:rsidRPr="005A4BAC" w:rsidRDefault="005A4BAC" w:rsidP="005A4BAC">
            <w:pPr>
              <w:pStyle w:val="s"/>
              <w:spacing w:after="78"/>
              <w:ind w:firstLine="489"/>
              <w:rPr>
                <w:rFonts w:eastAsia="宋体"/>
                <w:b/>
                <w:bCs/>
                <w:iCs/>
                <w:kern w:val="0"/>
              </w:rPr>
            </w:pPr>
            <w:r w:rsidRPr="005A4BAC">
              <w:rPr>
                <w:rFonts w:eastAsia="宋体" w:hint="eastAsia"/>
                <w:b/>
                <w:bCs/>
                <w:iCs/>
                <w:kern w:val="0"/>
              </w:rPr>
              <w:t>（</w:t>
            </w:r>
            <w:r w:rsidRPr="005A4BAC">
              <w:rPr>
                <w:rFonts w:eastAsia="宋体" w:hint="eastAsia"/>
                <w:b/>
                <w:bCs/>
                <w:iCs/>
                <w:kern w:val="0"/>
              </w:rPr>
              <w:t>1</w:t>
            </w:r>
            <w:r w:rsidRPr="005A4BAC">
              <w:rPr>
                <w:rFonts w:eastAsia="宋体" w:hint="eastAsia"/>
                <w:b/>
                <w:bCs/>
                <w:iCs/>
                <w:kern w:val="0"/>
              </w:rPr>
              <w:t>）</w:t>
            </w:r>
            <w:r w:rsidRPr="005A4BAC">
              <w:rPr>
                <w:rFonts w:eastAsia="宋体"/>
                <w:b/>
                <w:bCs/>
                <w:iCs/>
                <w:kern w:val="0"/>
              </w:rPr>
              <w:t>任务输入与特征构建模块</w:t>
            </w:r>
          </w:p>
          <w:p w14:paraId="32E205EF" w14:textId="28E1EC63" w:rsidR="005A4BAC" w:rsidRDefault="005A4BAC" w:rsidP="005A4BAC">
            <w:pPr>
              <w:pStyle w:val="s"/>
              <w:spacing w:after="78"/>
              <w:ind w:firstLine="480"/>
              <w:rPr>
                <w:rFonts w:eastAsia="宋体"/>
                <w:iCs/>
                <w:kern w:val="0"/>
              </w:rPr>
            </w:pPr>
            <w:r w:rsidRPr="005A4BAC">
              <w:rPr>
                <w:rFonts w:eastAsia="宋体"/>
                <w:iCs/>
                <w:kern w:val="0"/>
              </w:rPr>
              <w:t>任务输入与特征构建模块负责收集并组织分布式推理调度所需的各类输入信息，为后续通信代价评估和调度决策提供统一的特征表示。该模块</w:t>
            </w:r>
            <w:r>
              <w:rPr>
                <w:rFonts w:eastAsia="宋体" w:hint="eastAsia"/>
                <w:iCs/>
                <w:kern w:val="0"/>
              </w:rPr>
              <w:t>首先</w:t>
            </w:r>
            <w:r w:rsidRPr="005A4BAC">
              <w:rPr>
                <w:rFonts w:eastAsia="宋体"/>
                <w:iCs/>
                <w:kern w:val="0"/>
              </w:rPr>
              <w:t>接收来自推理服务框架的</w:t>
            </w:r>
            <w:r w:rsidR="00E40CD6">
              <w:rPr>
                <w:rFonts w:eastAsia="宋体" w:hint="eastAsia"/>
                <w:iCs/>
                <w:kern w:val="0"/>
              </w:rPr>
              <w:t>推理任务</w:t>
            </w:r>
            <w:r w:rsidRPr="005A4BAC">
              <w:rPr>
                <w:rFonts w:eastAsia="宋体" w:hint="eastAsia"/>
                <w:iCs/>
                <w:kern w:val="0"/>
              </w:rPr>
              <w:t>，</w:t>
            </w:r>
            <w:r w:rsidRPr="005A4BAC">
              <w:rPr>
                <w:rFonts w:eastAsia="宋体"/>
                <w:iCs/>
                <w:kern w:val="0"/>
              </w:rPr>
              <w:t>包括模型类型、输入</w:t>
            </w:r>
            <w:r w:rsidRPr="005A4BAC">
              <w:rPr>
                <w:rFonts w:eastAsia="宋体"/>
                <w:iCs/>
                <w:kern w:val="0"/>
              </w:rPr>
              <w:t>prompt</w:t>
            </w:r>
            <w:r w:rsidRPr="005A4BAC">
              <w:rPr>
                <w:rFonts w:eastAsia="宋体"/>
                <w:iCs/>
                <w:kern w:val="0"/>
              </w:rPr>
              <w:t>长度</w:t>
            </w:r>
            <w:r>
              <w:rPr>
                <w:rFonts w:eastAsia="宋体" w:hint="eastAsia"/>
                <w:iCs/>
                <w:kern w:val="0"/>
              </w:rPr>
              <w:t>上限</w:t>
            </w:r>
            <w:r w:rsidRPr="005A4BAC">
              <w:rPr>
                <w:rFonts w:eastAsia="宋体"/>
                <w:iCs/>
                <w:kern w:val="0"/>
              </w:rPr>
              <w:t>、输出</w:t>
            </w:r>
            <w:del w:id="292" w:author="yafei li" w:date="2026-04-20T23:27:00Z" w16du:dateUtc="2026-04-20T15:27:00Z">
              <w:r w:rsidRPr="005A4BAC" w:rsidDel="00E608EF">
                <w:rPr>
                  <w:rFonts w:eastAsia="宋体"/>
                  <w:iCs/>
                  <w:kern w:val="0"/>
                </w:rPr>
                <w:delText xml:space="preserve"> </w:delText>
              </w:r>
            </w:del>
            <w:r w:rsidRPr="005A4BAC">
              <w:rPr>
                <w:rFonts w:eastAsia="宋体"/>
                <w:iCs/>
                <w:kern w:val="0"/>
              </w:rPr>
              <w:t>token</w:t>
            </w:r>
            <w:del w:id="293" w:author="yafei li" w:date="2026-04-20T23:27:00Z" w16du:dateUtc="2026-04-20T15:27:00Z">
              <w:r w:rsidRPr="005A4BAC" w:rsidDel="00E608EF">
                <w:rPr>
                  <w:rFonts w:eastAsia="宋体"/>
                  <w:iCs/>
                  <w:kern w:val="0"/>
                </w:rPr>
                <w:delText xml:space="preserve"> </w:delText>
              </w:r>
            </w:del>
            <w:r w:rsidRPr="005A4BAC">
              <w:rPr>
                <w:rFonts w:eastAsia="宋体"/>
                <w:iCs/>
                <w:kern w:val="0"/>
              </w:rPr>
              <w:t>上限以及并行配置等基础信息</w:t>
            </w:r>
            <w:r w:rsidR="00E40CD6">
              <w:rPr>
                <w:rFonts w:eastAsia="宋体" w:hint="eastAsia"/>
                <w:iCs/>
                <w:kern w:val="0"/>
              </w:rPr>
              <w:t>。同时，</w:t>
            </w:r>
            <w:r>
              <w:rPr>
                <w:rFonts w:eastAsia="宋体" w:hint="eastAsia"/>
                <w:iCs/>
                <w:kern w:val="0"/>
              </w:rPr>
              <w:t>从</w:t>
            </w:r>
            <w:r w:rsidRPr="005A4BAC">
              <w:rPr>
                <w:rFonts w:eastAsia="宋体"/>
                <w:iCs/>
                <w:kern w:val="0"/>
              </w:rPr>
              <w:t>集群侧获取候选部署节点、节点资源状态、节点间拓扑关系以及同节点</w:t>
            </w:r>
            <w:r w:rsidRPr="005A4BAC">
              <w:rPr>
                <w:rFonts w:eastAsia="宋体"/>
                <w:iCs/>
                <w:kern w:val="0"/>
              </w:rPr>
              <w:t>/</w:t>
            </w:r>
            <w:r w:rsidRPr="005A4BAC">
              <w:rPr>
                <w:rFonts w:eastAsia="宋体"/>
                <w:iCs/>
                <w:kern w:val="0"/>
              </w:rPr>
              <w:t>跨节点</w:t>
            </w:r>
            <w:r w:rsidR="00E40CD6">
              <w:rPr>
                <w:rFonts w:eastAsia="宋体" w:hint="eastAsia"/>
                <w:iCs/>
                <w:kern w:val="0"/>
              </w:rPr>
              <w:t>、</w:t>
            </w:r>
            <w:r w:rsidRPr="005A4BAC">
              <w:rPr>
                <w:rFonts w:eastAsia="宋体"/>
                <w:iCs/>
                <w:kern w:val="0"/>
              </w:rPr>
              <w:t>同机架</w:t>
            </w:r>
            <w:r w:rsidRPr="005A4BAC">
              <w:rPr>
                <w:rFonts w:eastAsia="宋体"/>
                <w:iCs/>
                <w:kern w:val="0"/>
              </w:rPr>
              <w:t>/</w:t>
            </w:r>
            <w:r w:rsidRPr="005A4BAC">
              <w:rPr>
                <w:rFonts w:eastAsia="宋体"/>
                <w:iCs/>
                <w:kern w:val="0"/>
              </w:rPr>
              <w:t>跨机架等拓扑层级特征，用于后续候选拓扑方案构造。在此基础上，该模块</w:t>
            </w:r>
            <w:r w:rsidR="00E40CD6">
              <w:rPr>
                <w:rFonts w:eastAsia="宋体" w:hint="eastAsia"/>
                <w:iCs/>
                <w:kern w:val="0"/>
              </w:rPr>
              <w:t>利用</w:t>
            </w:r>
            <w:r w:rsidRPr="005A4BAC">
              <w:rPr>
                <w:rFonts w:eastAsia="宋体"/>
                <w:iCs/>
                <w:kern w:val="0"/>
              </w:rPr>
              <w:t>通信模式</w:t>
            </w:r>
            <w:r w:rsidR="00472DDB" w:rsidRPr="00472DDB">
              <w:rPr>
                <w:rFonts w:eastAsia="宋体"/>
                <w:iCs/>
                <w:kern w:val="0"/>
              </w:rPr>
              <w:t>抽取与代价预测方法</w:t>
            </w:r>
            <w:r w:rsidRPr="005A4BAC">
              <w:rPr>
                <w:rFonts w:eastAsia="宋体"/>
                <w:iCs/>
                <w:kern w:val="0"/>
              </w:rPr>
              <w:t>，对任务工作负载、模型配置和候选拓扑信息进行组织，形成面向通信时延拟合模型的输入表示。对于节点级资源调度，该模块构造任务类型特征、工作负载特征和</w:t>
            </w:r>
            <w:r w:rsidRPr="005A4BAC">
              <w:rPr>
                <w:rFonts w:eastAsia="宋体"/>
                <w:iCs/>
                <w:kern w:val="0"/>
              </w:rPr>
              <w:t>MPS/SM</w:t>
            </w:r>
            <w:r w:rsidRPr="005A4BAC">
              <w:rPr>
                <w:rFonts w:eastAsia="宋体"/>
                <w:iCs/>
                <w:kern w:val="0"/>
              </w:rPr>
              <w:t>资源比例特征，为节点级执行时延拟合模型提供输入。由此，任务输入与特征构</w:t>
            </w:r>
            <w:r w:rsidRPr="005A4BAC">
              <w:rPr>
                <w:rFonts w:eastAsia="宋体"/>
                <w:iCs/>
                <w:kern w:val="0"/>
              </w:rPr>
              <w:lastRenderedPageBreak/>
              <w:t>建模块</w:t>
            </w:r>
            <w:r w:rsidR="00E40CD6">
              <w:rPr>
                <w:rFonts w:eastAsia="宋体" w:hint="eastAsia"/>
                <w:iCs/>
                <w:kern w:val="0"/>
              </w:rPr>
              <w:t>作为</w:t>
            </w:r>
            <w:r w:rsidR="00E40CD6" w:rsidRPr="005A4BAC">
              <w:rPr>
                <w:rFonts w:eastAsia="宋体"/>
                <w:iCs/>
                <w:kern w:val="0"/>
              </w:rPr>
              <w:t>整个系统的数据入口和建模前端</w:t>
            </w:r>
            <w:r w:rsidR="00E40CD6">
              <w:rPr>
                <w:rFonts w:eastAsia="宋体" w:hint="eastAsia"/>
                <w:iCs/>
                <w:kern w:val="0"/>
              </w:rPr>
              <w:t>，起到</w:t>
            </w:r>
            <w:r w:rsidRPr="005A4BAC">
              <w:rPr>
                <w:rFonts w:eastAsia="宋体"/>
                <w:iCs/>
                <w:kern w:val="0"/>
              </w:rPr>
              <w:t>统一抽象输入信息</w:t>
            </w:r>
            <w:r w:rsidR="00E40CD6">
              <w:rPr>
                <w:rFonts w:eastAsia="宋体" w:hint="eastAsia"/>
                <w:iCs/>
                <w:kern w:val="0"/>
              </w:rPr>
              <w:t>并</w:t>
            </w:r>
            <w:r w:rsidRPr="005A4BAC">
              <w:rPr>
                <w:rFonts w:eastAsia="宋体"/>
                <w:iCs/>
                <w:kern w:val="0"/>
              </w:rPr>
              <w:t>组织调度可用特征</w:t>
            </w:r>
            <w:r w:rsidR="00E40CD6">
              <w:rPr>
                <w:rFonts w:eastAsia="宋体" w:hint="eastAsia"/>
                <w:iCs/>
                <w:kern w:val="0"/>
              </w:rPr>
              <w:t>的作用。</w:t>
            </w:r>
          </w:p>
          <w:p w14:paraId="07321081" w14:textId="77777777" w:rsidR="003714F2" w:rsidRDefault="003714F2" w:rsidP="005A4BAC">
            <w:pPr>
              <w:pStyle w:val="s"/>
              <w:spacing w:after="78"/>
              <w:ind w:firstLine="489"/>
              <w:rPr>
                <w:rFonts w:eastAsia="宋体"/>
                <w:iCs/>
                <w:kern w:val="0"/>
              </w:rPr>
            </w:pPr>
            <w:r w:rsidRPr="003714F2">
              <w:rPr>
                <w:rFonts w:eastAsia="宋体"/>
                <w:b/>
                <w:bCs/>
                <w:iCs/>
                <w:kern w:val="0"/>
              </w:rPr>
              <w:t>（</w:t>
            </w:r>
            <w:r w:rsidRPr="003714F2">
              <w:rPr>
                <w:rFonts w:eastAsia="宋体"/>
                <w:b/>
                <w:bCs/>
                <w:iCs/>
                <w:kern w:val="0"/>
              </w:rPr>
              <w:t>2</w:t>
            </w:r>
            <w:r w:rsidRPr="003714F2">
              <w:rPr>
                <w:rFonts w:eastAsia="宋体"/>
                <w:b/>
                <w:bCs/>
                <w:iCs/>
                <w:kern w:val="0"/>
              </w:rPr>
              <w:t>）通信模式抽取与代价预测模块</w:t>
            </w:r>
          </w:p>
          <w:p w14:paraId="3C775C1E" w14:textId="4F723718" w:rsidR="003714F2" w:rsidRPr="005A4BAC" w:rsidRDefault="003714F2" w:rsidP="005A4BAC">
            <w:pPr>
              <w:pStyle w:val="s"/>
              <w:spacing w:after="78"/>
              <w:ind w:firstLine="480"/>
              <w:rPr>
                <w:rFonts w:eastAsia="宋体"/>
                <w:iCs/>
                <w:kern w:val="0"/>
              </w:rPr>
            </w:pPr>
            <w:r w:rsidRPr="003714F2">
              <w:rPr>
                <w:rFonts w:eastAsia="宋体"/>
                <w:iCs/>
                <w:kern w:val="0"/>
              </w:rPr>
              <w:t>通信模式抽取与代价预测模块</w:t>
            </w:r>
            <w:r>
              <w:rPr>
                <w:rFonts w:eastAsia="宋体" w:hint="eastAsia"/>
                <w:iCs/>
                <w:kern w:val="0"/>
              </w:rPr>
              <w:t>负责</w:t>
            </w:r>
            <w:r w:rsidRPr="003714F2">
              <w:rPr>
                <w:rFonts w:eastAsia="宋体"/>
                <w:iCs/>
                <w:kern w:val="0"/>
              </w:rPr>
              <w:t>在调度前对分布式推理任务的通信行为进行建模与刻画，是连接任务特征构建与调度决策的关键环节。该模块首先从任务输入与特征构建模块获取工作负载、模型配置及并行策略等信息，将分布式推理过程划分为</w:t>
            </w:r>
            <w:r w:rsidRPr="003714F2">
              <w:rPr>
                <w:rFonts w:eastAsia="宋体"/>
                <w:iCs/>
                <w:kern w:val="0"/>
              </w:rPr>
              <w:t>Prefill</w:t>
            </w:r>
            <w:r w:rsidRPr="003714F2">
              <w:rPr>
                <w:rFonts w:eastAsia="宋体"/>
                <w:iCs/>
                <w:kern w:val="0"/>
              </w:rPr>
              <w:t>与</w:t>
            </w:r>
            <w:r w:rsidRPr="003714F2">
              <w:rPr>
                <w:rFonts w:eastAsia="宋体"/>
                <w:iCs/>
                <w:kern w:val="0"/>
              </w:rPr>
              <w:t>Decode</w:t>
            </w:r>
            <w:r w:rsidRPr="003714F2">
              <w:rPr>
                <w:rFonts w:eastAsia="宋体"/>
                <w:iCs/>
                <w:kern w:val="0"/>
              </w:rPr>
              <w:t>两个阶段，并在此基础上对推理执行过程中产生的通信事件进行抽取与解析。针对不同通信原语以及不同并行规模，该模块进一步分析通信事件在通信规模与通信频率上的差异特征</w:t>
            </w:r>
            <w:r>
              <w:rPr>
                <w:rFonts w:eastAsia="宋体" w:hint="eastAsia"/>
                <w:iCs/>
                <w:kern w:val="0"/>
              </w:rPr>
              <w:t>，</w:t>
            </w:r>
            <w:r w:rsidRPr="003714F2">
              <w:rPr>
                <w:rFonts w:eastAsia="宋体"/>
                <w:iCs/>
                <w:kern w:val="0"/>
              </w:rPr>
              <w:t>为刻画通信模式的结构化特征，模块在通信需求建模阶段引入消息尺度分桶机制，将通信事件划分为小、中、大不同粒度区间，并在事件级别构建统一的通信表征形式。同时，为消除不同通信原语与并行规模带来的差异，模块引入等效字节需求与等效轮次需求等统一折算指标，对通信事件进行标准化描述，从而在统一尺度下反映不同通信行为对系统性能的影响。在此基础上，模块进一步在推理阶段</w:t>
            </w:r>
            <w:r>
              <w:rPr>
                <w:rFonts w:eastAsia="宋体" w:hint="eastAsia"/>
                <w:iCs/>
                <w:kern w:val="0"/>
              </w:rPr>
              <w:t>和</w:t>
            </w:r>
            <w:r w:rsidRPr="003714F2">
              <w:rPr>
                <w:rFonts w:eastAsia="宋体"/>
                <w:iCs/>
                <w:kern w:val="0"/>
              </w:rPr>
              <w:t>消息尺度两个维度上对通信事件进行聚合，形成结构化的通信需求向量。在通信代价建模阶段，模块进一步结合候选部署拓扑信息，对不同消息尺度在不同拓扑层级下的通信开销进行建模，刻画有效带宽与通信延迟等特征，并构建通信时延预测模型，实现对工作负载</w:t>
            </w:r>
            <w:r>
              <w:rPr>
                <w:rFonts w:eastAsia="宋体" w:hint="eastAsia"/>
                <w:iCs/>
                <w:kern w:val="0"/>
              </w:rPr>
              <w:t>——</w:t>
            </w:r>
            <w:r w:rsidRPr="003714F2">
              <w:rPr>
                <w:rFonts w:eastAsia="宋体"/>
                <w:iCs/>
                <w:kern w:val="0"/>
              </w:rPr>
              <w:t>模型配置</w:t>
            </w:r>
            <w:r>
              <w:rPr>
                <w:rFonts w:eastAsia="宋体" w:hint="eastAsia"/>
                <w:iCs/>
                <w:kern w:val="0"/>
              </w:rPr>
              <w:t>——</w:t>
            </w:r>
            <w:r w:rsidRPr="003714F2">
              <w:rPr>
                <w:rFonts w:eastAsia="宋体"/>
                <w:iCs/>
                <w:kern w:val="0"/>
              </w:rPr>
              <w:t>部署拓扑组合下通信开销的准确估计。</w:t>
            </w:r>
          </w:p>
          <w:p w14:paraId="3F9D8CC6" w14:textId="45EB322B" w:rsidR="005A4BAC" w:rsidRPr="00E40CD6" w:rsidRDefault="00E40CD6" w:rsidP="005A4BAC">
            <w:pPr>
              <w:pStyle w:val="s"/>
              <w:spacing w:after="78"/>
              <w:ind w:firstLine="489"/>
              <w:rPr>
                <w:rFonts w:eastAsia="宋体"/>
                <w:b/>
                <w:bCs/>
                <w:iCs/>
                <w:kern w:val="0"/>
              </w:rPr>
            </w:pPr>
            <w:r w:rsidRPr="00E40CD6">
              <w:rPr>
                <w:rFonts w:eastAsia="宋体" w:hint="eastAsia"/>
                <w:b/>
                <w:bCs/>
                <w:iCs/>
                <w:kern w:val="0"/>
              </w:rPr>
              <w:t>（</w:t>
            </w:r>
            <w:r w:rsidR="003714F2">
              <w:rPr>
                <w:rFonts w:eastAsia="宋体" w:hint="eastAsia"/>
                <w:b/>
                <w:bCs/>
                <w:iCs/>
                <w:kern w:val="0"/>
              </w:rPr>
              <w:t>3</w:t>
            </w:r>
            <w:r w:rsidRPr="00E40CD6">
              <w:rPr>
                <w:rFonts w:eastAsia="宋体" w:hint="eastAsia"/>
                <w:b/>
                <w:bCs/>
                <w:iCs/>
                <w:kern w:val="0"/>
              </w:rPr>
              <w:t>）</w:t>
            </w:r>
            <w:r w:rsidRPr="00E40CD6">
              <w:rPr>
                <w:rFonts w:eastAsia="宋体"/>
                <w:b/>
                <w:bCs/>
                <w:iCs/>
                <w:kern w:val="0"/>
              </w:rPr>
              <w:t>调度决策与执行模块</w:t>
            </w:r>
          </w:p>
          <w:p w14:paraId="7D4377CF" w14:textId="3683546E" w:rsidR="003A28D0" w:rsidRPr="003A28D0" w:rsidRDefault="003A28D0" w:rsidP="000F4DE8">
            <w:pPr>
              <w:pStyle w:val="s"/>
              <w:spacing w:after="78"/>
              <w:ind w:firstLine="480"/>
              <w:rPr>
                <w:rFonts w:eastAsia="宋体"/>
                <w:iCs/>
                <w:kern w:val="0"/>
              </w:rPr>
            </w:pPr>
            <w:r w:rsidRPr="003A28D0">
              <w:rPr>
                <w:rFonts w:eastAsia="宋体"/>
                <w:iCs/>
                <w:kern w:val="0"/>
              </w:rPr>
              <w:t>调度决策与执行模块在逻辑上分为两个相互衔接的部分，即集群级任务放置子模块与节点级</w:t>
            </w:r>
            <w:r w:rsidRPr="003A28D0">
              <w:rPr>
                <w:rFonts w:eastAsia="宋体"/>
                <w:iCs/>
                <w:kern w:val="0"/>
              </w:rPr>
              <w:t xml:space="preserve"> GPU </w:t>
            </w:r>
            <w:r w:rsidRPr="003A28D0">
              <w:rPr>
                <w:rFonts w:eastAsia="宋体"/>
                <w:iCs/>
                <w:kern w:val="0"/>
              </w:rPr>
              <w:t>资源分配子模块。集群级任务放置子模块对应第一阶段调度</w:t>
            </w:r>
            <w:r>
              <w:rPr>
                <w:rFonts w:eastAsia="宋体" w:hint="eastAsia"/>
                <w:iCs/>
                <w:kern w:val="0"/>
              </w:rPr>
              <w:t>，</w:t>
            </w:r>
            <w:r w:rsidRPr="003A28D0">
              <w:rPr>
                <w:rFonts w:eastAsia="宋体"/>
                <w:iCs/>
                <w:kern w:val="0"/>
              </w:rPr>
              <w:t>以分布式推理实例为调度对象，首先根据实例内部并行子任务的组成结构生成若干候选放置方案，并据此形成实例级候选拓扑组。</w:t>
            </w:r>
            <w:r>
              <w:rPr>
                <w:rFonts w:eastAsia="宋体" w:hint="eastAsia"/>
                <w:iCs/>
                <w:kern w:val="0"/>
              </w:rPr>
              <w:t>其次</w:t>
            </w:r>
            <w:r w:rsidRPr="003A28D0">
              <w:rPr>
                <w:rFonts w:eastAsia="宋体"/>
                <w:iCs/>
                <w:kern w:val="0"/>
              </w:rPr>
              <w:t>，调用训练得到的通信时延拟合模型，对每个实例在不同候选放置方案下的整体通信代价进行评估。在满足唯一放置约束与节点资源容量约束的前提下，子模块选择预测通信时延低的候选方案，从而确定实例内部各并行子任务在集群范围内的放置位置。该过程的目标是尽可能降低跨节点与跨机架通信开销，提高实例执行的整体通信效率。节点级</w:t>
            </w:r>
            <w:r w:rsidRPr="003A28D0">
              <w:rPr>
                <w:rFonts w:eastAsia="宋体"/>
                <w:iCs/>
                <w:kern w:val="0"/>
              </w:rPr>
              <w:t>GPU</w:t>
            </w:r>
            <w:r w:rsidRPr="003A28D0">
              <w:rPr>
                <w:rFonts w:eastAsia="宋体"/>
                <w:iCs/>
                <w:kern w:val="0"/>
              </w:rPr>
              <w:t>资源分配子模块对应第二阶段调度。在第一阶段给定实例放置结果后，该子模块进一步聚合同一</w:t>
            </w:r>
            <w:r w:rsidRPr="003A28D0">
              <w:rPr>
                <w:rFonts w:eastAsia="宋体"/>
                <w:iCs/>
                <w:kern w:val="0"/>
              </w:rPr>
              <w:t>GPU</w:t>
            </w:r>
            <w:r w:rsidRPr="003A28D0">
              <w:rPr>
                <w:rFonts w:eastAsia="宋体"/>
                <w:iCs/>
                <w:kern w:val="0"/>
              </w:rPr>
              <w:t>节点上的共驻任务，形成节点内任务集合</w:t>
            </w:r>
            <w:r w:rsidR="000F4DE8">
              <w:rPr>
                <w:rFonts w:eastAsia="宋体" w:hint="eastAsia"/>
                <w:iCs/>
                <w:kern w:val="0"/>
              </w:rPr>
              <w:t>，</w:t>
            </w:r>
            <w:r w:rsidRPr="003A28D0">
              <w:rPr>
                <w:rFonts w:eastAsia="宋体"/>
                <w:iCs/>
                <w:kern w:val="0"/>
              </w:rPr>
              <w:t>以任务类型特征、工作负载特征和</w:t>
            </w:r>
            <w:r w:rsidRPr="003A28D0">
              <w:rPr>
                <w:rFonts w:eastAsia="宋体"/>
                <w:iCs/>
                <w:kern w:val="0"/>
              </w:rPr>
              <w:t>MPS/SM</w:t>
            </w:r>
            <w:r w:rsidRPr="003A28D0">
              <w:rPr>
                <w:rFonts w:eastAsia="宋体"/>
                <w:iCs/>
                <w:kern w:val="0"/>
              </w:rPr>
              <w:t>资源比例设置为输入，调用节点级任务执行时延拟合模型，评估不同资源配置下的任务执行性能。在满足节点内总</w:t>
            </w:r>
            <w:del w:id="294" w:author="yafei li" w:date="2026-04-20T23:27:00Z" w16du:dateUtc="2026-04-20T15:27:00Z">
              <w:r w:rsidRPr="003A28D0" w:rsidDel="00E608EF">
                <w:rPr>
                  <w:rFonts w:eastAsia="宋体"/>
                  <w:iCs/>
                  <w:kern w:val="0"/>
                </w:rPr>
                <w:delText xml:space="preserve"> </w:delText>
              </w:r>
            </w:del>
            <w:r w:rsidRPr="003A28D0">
              <w:rPr>
                <w:rFonts w:eastAsia="宋体"/>
                <w:iCs/>
                <w:kern w:val="0"/>
              </w:rPr>
              <w:t>SM</w:t>
            </w:r>
            <w:del w:id="295" w:author="yafei li" w:date="2026-04-20T23:27:00Z" w16du:dateUtc="2026-04-20T15:27:00Z">
              <w:r w:rsidRPr="003A28D0" w:rsidDel="00E608EF">
                <w:rPr>
                  <w:rFonts w:eastAsia="宋体"/>
                  <w:iCs/>
                  <w:kern w:val="0"/>
                </w:rPr>
                <w:delText xml:space="preserve"> </w:delText>
              </w:r>
            </w:del>
            <w:r w:rsidRPr="003A28D0">
              <w:rPr>
                <w:rFonts w:eastAsia="宋体"/>
                <w:iCs/>
                <w:kern w:val="0"/>
              </w:rPr>
              <w:t>资源约束的条件下，子模块搜索更优的资源比例组合，使节点内任务的总体预测执行时延最小。由此，</w:t>
            </w:r>
            <w:r w:rsidR="000F4DE8" w:rsidRPr="003A28D0">
              <w:rPr>
                <w:rFonts w:eastAsia="宋体"/>
                <w:iCs/>
                <w:kern w:val="0"/>
              </w:rPr>
              <w:t>调度决策与执行</w:t>
            </w:r>
            <w:r w:rsidRPr="003A28D0">
              <w:rPr>
                <w:rFonts w:eastAsia="宋体"/>
                <w:iCs/>
                <w:kern w:val="0"/>
              </w:rPr>
              <w:t>模块实现了分布式推理任务在容器集群中的</w:t>
            </w:r>
            <w:r w:rsidR="000F4DE8">
              <w:rPr>
                <w:rFonts w:eastAsia="宋体" w:hint="eastAsia"/>
                <w:iCs/>
                <w:kern w:val="0"/>
              </w:rPr>
              <w:t>通信优化和资源优化的</w:t>
            </w:r>
            <w:r w:rsidRPr="003A28D0">
              <w:rPr>
                <w:rFonts w:eastAsia="宋体"/>
                <w:iCs/>
                <w:kern w:val="0"/>
              </w:rPr>
              <w:t>协同。</w:t>
            </w:r>
          </w:p>
          <w:p w14:paraId="70AD32BF" w14:textId="28A5A136" w:rsidR="006D73D3" w:rsidRDefault="000F4DE8" w:rsidP="000F4DE8">
            <w:pPr>
              <w:pStyle w:val="s"/>
              <w:spacing w:after="78"/>
              <w:ind w:firstLine="489"/>
              <w:rPr>
                <w:rFonts w:eastAsia="宋体"/>
                <w:b/>
                <w:bCs/>
                <w:iCs/>
                <w:kern w:val="0"/>
              </w:rPr>
            </w:pPr>
            <w:r w:rsidRPr="000F4DE8">
              <w:rPr>
                <w:rFonts w:eastAsia="宋体" w:hint="eastAsia"/>
                <w:b/>
                <w:bCs/>
                <w:iCs/>
                <w:kern w:val="0"/>
              </w:rPr>
              <w:lastRenderedPageBreak/>
              <w:t>（</w:t>
            </w:r>
            <w:r w:rsidR="003714F2">
              <w:rPr>
                <w:rFonts w:eastAsia="宋体" w:hint="eastAsia"/>
                <w:b/>
                <w:bCs/>
                <w:iCs/>
                <w:kern w:val="0"/>
              </w:rPr>
              <w:t>4</w:t>
            </w:r>
            <w:r w:rsidRPr="000F4DE8">
              <w:rPr>
                <w:rFonts w:eastAsia="宋体" w:hint="eastAsia"/>
                <w:b/>
                <w:bCs/>
                <w:iCs/>
                <w:kern w:val="0"/>
              </w:rPr>
              <w:t>）</w:t>
            </w:r>
            <w:r w:rsidRPr="000F4DE8">
              <w:rPr>
                <w:rFonts w:eastAsia="宋体"/>
                <w:b/>
                <w:bCs/>
                <w:iCs/>
                <w:kern w:val="0"/>
              </w:rPr>
              <w:t>运行监测与反馈更新模块</w:t>
            </w:r>
          </w:p>
          <w:p w14:paraId="1BB5764A" w14:textId="2BA265BC" w:rsidR="000F4DE8" w:rsidRPr="000A3081" w:rsidRDefault="000F4DE8" w:rsidP="000A3081">
            <w:pPr>
              <w:pStyle w:val="s"/>
              <w:spacing w:after="78"/>
              <w:ind w:firstLine="480"/>
              <w:rPr>
                <w:rFonts w:eastAsia="宋体"/>
                <w:iCs/>
                <w:kern w:val="0"/>
              </w:rPr>
            </w:pPr>
            <w:r w:rsidRPr="000F4DE8">
              <w:rPr>
                <w:rFonts w:eastAsia="宋体"/>
                <w:iCs/>
                <w:kern w:val="0"/>
              </w:rPr>
              <w:t>运行监测与反馈更新模块负责对系统运行过程中的任务执行状态、通信表现和资源利用情况进行持续监测，并为系统后续优化提供反馈支撑。具体而言，该模块跟踪推理实例在不同放置方案下的实际通信延迟、节点内任务在不同资源配置下的实际执行时延、</w:t>
            </w:r>
            <w:r w:rsidRPr="000F4DE8">
              <w:rPr>
                <w:rFonts w:eastAsia="宋体"/>
                <w:iCs/>
                <w:kern w:val="0"/>
              </w:rPr>
              <w:t>GPU</w:t>
            </w:r>
            <w:del w:id="296" w:author="yafei li" w:date="2026-04-21T23:24:00Z" w16du:dateUtc="2026-04-21T15:24:00Z">
              <w:r w:rsidRPr="000F4DE8" w:rsidDel="006B7122">
                <w:rPr>
                  <w:rFonts w:eastAsia="宋体"/>
                  <w:iCs/>
                  <w:kern w:val="0"/>
                </w:rPr>
                <w:delText xml:space="preserve"> </w:delText>
              </w:r>
            </w:del>
            <w:r w:rsidRPr="000F4DE8">
              <w:rPr>
                <w:rFonts w:eastAsia="宋体"/>
                <w:iCs/>
                <w:kern w:val="0"/>
              </w:rPr>
              <w:t>资源利用率以及共驻任务间的资源竞争情况，并将这些运行数据回传至系统侧，用于评估当前调度策略的有效性。对于集群级任务放置过程，该模块关注实例在不同部署位置下的真实通信代价表现，以检验通信时延拟合模型在实际运行场景中的预测效果；对于节点级资源分配过程，该模块关注不同</w:t>
            </w:r>
            <w:r w:rsidRPr="000F4DE8">
              <w:rPr>
                <w:rFonts w:eastAsia="宋体"/>
                <w:iCs/>
                <w:kern w:val="0"/>
              </w:rPr>
              <w:t>MPS/SM</w:t>
            </w:r>
            <w:r w:rsidRPr="000F4DE8">
              <w:rPr>
                <w:rFonts w:eastAsia="宋体"/>
                <w:iCs/>
                <w:kern w:val="0"/>
              </w:rPr>
              <w:t>资源比例配置下的任务执行延迟与节点资源利用率，以评估节点级资源调度策略的优化效果。基于这些运行反馈，系统逐步修正候选拓扑的代价</w:t>
            </w:r>
            <w:r>
              <w:rPr>
                <w:rFonts w:eastAsia="宋体" w:hint="eastAsia"/>
                <w:iCs/>
                <w:kern w:val="0"/>
              </w:rPr>
              <w:t>建模</w:t>
            </w:r>
            <w:r w:rsidRPr="000F4DE8">
              <w:rPr>
                <w:rFonts w:eastAsia="宋体"/>
                <w:iCs/>
                <w:kern w:val="0"/>
              </w:rPr>
              <w:t>、更新</w:t>
            </w:r>
            <w:r w:rsidRPr="005A4BAC">
              <w:rPr>
                <w:rFonts w:eastAsia="宋体"/>
                <w:iCs/>
                <w:kern w:val="0"/>
              </w:rPr>
              <w:t>通信时延拟合模型</w:t>
            </w:r>
            <w:r>
              <w:rPr>
                <w:rFonts w:eastAsia="宋体" w:hint="eastAsia"/>
                <w:iCs/>
                <w:kern w:val="0"/>
              </w:rPr>
              <w:t>和</w:t>
            </w:r>
            <w:r w:rsidRPr="000F4DE8">
              <w:rPr>
                <w:rFonts w:eastAsia="宋体"/>
                <w:iCs/>
                <w:kern w:val="0"/>
              </w:rPr>
              <w:t>节点级执行时延预测模型，并进一步调整调度参数，从而形成</w:t>
            </w:r>
            <w:r>
              <w:rPr>
                <w:rFonts w:eastAsia="宋体" w:hint="eastAsia"/>
                <w:iCs/>
                <w:kern w:val="0"/>
              </w:rPr>
              <w:t>“</w:t>
            </w:r>
            <w:r w:rsidRPr="000F4DE8">
              <w:rPr>
                <w:rFonts w:eastAsia="宋体"/>
                <w:iCs/>
                <w:kern w:val="0"/>
              </w:rPr>
              <w:t>输入构建</w:t>
            </w:r>
            <w:r w:rsidRPr="000F4DE8">
              <w:rPr>
                <w:rFonts w:eastAsia="宋体"/>
                <w:iCs/>
                <w:kern w:val="0"/>
              </w:rPr>
              <w:t>—</w:t>
            </w:r>
            <w:r>
              <w:rPr>
                <w:rFonts w:eastAsia="宋体" w:hint="eastAsia"/>
                <w:iCs/>
                <w:kern w:val="0"/>
              </w:rPr>
              <w:t>调度</w:t>
            </w:r>
            <w:r w:rsidRPr="000F4DE8">
              <w:rPr>
                <w:rFonts w:eastAsia="宋体"/>
                <w:iCs/>
                <w:kern w:val="0"/>
              </w:rPr>
              <w:t>决策</w:t>
            </w:r>
            <w:r w:rsidRPr="000F4DE8">
              <w:rPr>
                <w:rFonts w:eastAsia="宋体"/>
                <w:iCs/>
                <w:kern w:val="0"/>
              </w:rPr>
              <w:t>—</w:t>
            </w:r>
            <w:r w:rsidRPr="000F4DE8">
              <w:rPr>
                <w:rFonts w:eastAsia="宋体"/>
                <w:iCs/>
                <w:kern w:val="0"/>
              </w:rPr>
              <w:t>运行反馈校正</w:t>
            </w:r>
            <w:r>
              <w:rPr>
                <w:rFonts w:eastAsia="宋体" w:hint="eastAsia"/>
                <w:iCs/>
                <w:kern w:val="0"/>
              </w:rPr>
              <w:t>”</w:t>
            </w:r>
            <w:r w:rsidRPr="000F4DE8">
              <w:rPr>
                <w:rFonts w:eastAsia="宋体"/>
                <w:iCs/>
                <w:kern w:val="0"/>
              </w:rPr>
              <w:t>的闭环机制。</w:t>
            </w:r>
          </w:p>
          <w:p w14:paraId="64155325" w14:textId="78E3A144" w:rsidR="00604E09" w:rsidRDefault="00604E09" w:rsidP="000A3081">
            <w:pPr>
              <w:spacing w:line="400" w:lineRule="exact"/>
              <w:rPr>
                <w:b/>
                <w:spacing w:val="-6"/>
              </w:rPr>
            </w:pPr>
            <w:r>
              <w:rPr>
                <w:rFonts w:hint="eastAsia"/>
                <w:b/>
                <w:spacing w:val="-6"/>
              </w:rPr>
              <w:t>4.4</w:t>
            </w:r>
            <w:r w:rsidRPr="00321916">
              <w:rPr>
                <w:b/>
                <w:spacing w:val="-6"/>
              </w:rPr>
              <w:t>可行性分析</w:t>
            </w:r>
          </w:p>
          <w:p w14:paraId="60BA7CE6" w14:textId="3B11436F" w:rsidR="00B45265" w:rsidRPr="00472DDB" w:rsidRDefault="00B45265" w:rsidP="00472DDB">
            <w:pPr>
              <w:widowControl w:val="0"/>
              <w:spacing w:line="360" w:lineRule="auto"/>
              <w:ind w:firstLineChars="200" w:firstLine="456"/>
              <w:jc w:val="both"/>
              <w:rPr>
                <w:spacing w:val="-2"/>
              </w:rPr>
            </w:pPr>
            <w:r w:rsidRPr="00AF3940">
              <w:rPr>
                <w:rFonts w:hint="eastAsia"/>
                <w:spacing w:val="-6"/>
              </w:rPr>
              <w:t>本研究</w:t>
            </w:r>
            <w:r>
              <w:rPr>
                <w:rFonts w:hint="eastAsia"/>
                <w:spacing w:val="-6"/>
              </w:rPr>
              <w:t>掌握了相关理论知识和前沿状态，所设计的</w:t>
            </w:r>
            <w:r w:rsidRPr="000A3081">
              <w:rPr>
                <w:spacing w:val="-2"/>
              </w:rPr>
              <w:t>面向</w:t>
            </w:r>
            <w:r w:rsidRPr="000A3081">
              <w:rPr>
                <w:rFonts w:ascii="Times New Roman" w:hAnsi="Times New Roman" w:cs="Times New Roman"/>
                <w:spacing w:val="-2"/>
              </w:rPr>
              <w:t>AI</w:t>
            </w:r>
            <w:r w:rsidRPr="000A3081">
              <w:rPr>
                <w:spacing w:val="-2"/>
              </w:rPr>
              <w:t>推理任务的通信模式</w:t>
            </w:r>
            <w:r w:rsidR="00472DDB" w:rsidRPr="00472DDB">
              <w:rPr>
                <w:spacing w:val="-2"/>
              </w:rPr>
              <w:t>抽取与代价预测方法</w:t>
            </w:r>
            <w:r>
              <w:rPr>
                <w:rFonts w:ascii="Times New Roman" w:hAnsi="Times New Roman" w:cs="Times New Roman" w:hint="eastAsia"/>
                <w:kern w:val="2"/>
              </w:rPr>
              <w:t>能够拟合通信时延预测模型，并基于不同模型配置、工作负载、并行配制、拓扑链路对通信时延进行预测，</w:t>
            </w:r>
            <w:r w:rsidRPr="009E1082">
              <w:rPr>
                <w:rFonts w:ascii="Times New Roman" w:hAnsi="Times New Roman" w:cs="Times New Roman" w:hint="eastAsia"/>
                <w:kern w:val="2"/>
              </w:rPr>
              <w:t>为</w:t>
            </w:r>
            <w:r w:rsidRPr="009E1082">
              <w:rPr>
                <w:rFonts w:ascii="Times New Roman" w:hAnsi="Times New Roman" w:cs="Times New Roman"/>
                <w:kern w:val="2"/>
              </w:rPr>
              <w:t>后续任务部署优化提供支撑。</w:t>
            </w:r>
          </w:p>
          <w:p w14:paraId="68A11531" w14:textId="7548101F" w:rsidR="00B45265" w:rsidRPr="00B45265" w:rsidRDefault="00B45265" w:rsidP="00B45265">
            <w:pPr>
              <w:pStyle w:val="s"/>
              <w:spacing w:after="78"/>
              <w:ind w:firstLine="480"/>
              <w:rPr>
                <w:rFonts w:eastAsia="宋体"/>
                <w:iCs/>
                <w:kern w:val="0"/>
              </w:rPr>
            </w:pPr>
            <w:r>
              <w:rPr>
                <w:rFonts w:eastAsia="宋体" w:hint="eastAsia"/>
                <w:iCs/>
                <w:kern w:val="0"/>
              </w:rPr>
              <w:t>（</w:t>
            </w:r>
            <w:r w:rsidRPr="00B45265">
              <w:rPr>
                <w:rFonts w:eastAsia="宋体"/>
                <w:iCs/>
                <w:kern w:val="0"/>
              </w:rPr>
              <w:t>1</w:t>
            </w:r>
            <w:r w:rsidRPr="00B45265">
              <w:rPr>
                <w:rFonts w:eastAsia="宋体"/>
                <w:iCs/>
                <w:kern w:val="0"/>
              </w:rPr>
              <w:t>）技术实现可行性</w:t>
            </w:r>
          </w:p>
          <w:p w14:paraId="06B6F2F0" w14:textId="4D3BD41C" w:rsidR="00B45265" w:rsidRPr="00B45265" w:rsidRDefault="00B45265" w:rsidP="00B45265">
            <w:pPr>
              <w:pStyle w:val="s"/>
              <w:spacing w:after="78"/>
              <w:ind w:firstLine="480"/>
              <w:rPr>
                <w:rFonts w:eastAsia="宋体"/>
                <w:iCs/>
                <w:kern w:val="0"/>
              </w:rPr>
            </w:pPr>
            <w:r w:rsidRPr="00B45265">
              <w:rPr>
                <w:rFonts w:eastAsia="宋体"/>
                <w:iCs/>
                <w:kern w:val="0"/>
              </w:rPr>
              <w:t>本研究的整体技术链条清晰，且各部分均具备较好的实现基础。首先，在通信建模方面，</w:t>
            </w:r>
            <w:r w:rsidR="00EB74C6">
              <w:rPr>
                <w:rFonts w:eastAsia="宋体" w:hint="eastAsia"/>
                <w:iCs/>
                <w:kern w:val="0"/>
              </w:rPr>
              <w:t>研究</w:t>
            </w:r>
            <w:r w:rsidRPr="00B45265">
              <w:rPr>
                <w:rFonts w:eastAsia="宋体"/>
                <w:iCs/>
                <w:kern w:val="0"/>
              </w:rPr>
              <w:t>围绕分布式</w:t>
            </w:r>
            <w:r w:rsidRPr="00B45265">
              <w:rPr>
                <w:rFonts w:eastAsia="宋体"/>
                <w:iCs/>
                <w:kern w:val="0"/>
              </w:rPr>
              <w:t>AI</w:t>
            </w:r>
            <w:r w:rsidRPr="00B45265">
              <w:rPr>
                <w:rFonts w:eastAsia="宋体"/>
                <w:iCs/>
                <w:kern w:val="0"/>
              </w:rPr>
              <w:t>推理任务在不同并行机制下的通信行为展开分析，将推理过程按</w:t>
            </w:r>
            <w:r w:rsidRPr="00B45265">
              <w:rPr>
                <w:rFonts w:eastAsia="宋体"/>
                <w:iCs/>
                <w:kern w:val="0"/>
              </w:rPr>
              <w:t xml:space="preserve">Prefill </w:t>
            </w:r>
            <w:r w:rsidRPr="00B45265">
              <w:rPr>
                <w:rFonts w:eastAsia="宋体"/>
                <w:iCs/>
                <w:kern w:val="0"/>
              </w:rPr>
              <w:t>与</w:t>
            </w:r>
            <w:r w:rsidRPr="00B45265">
              <w:rPr>
                <w:rFonts w:eastAsia="宋体"/>
                <w:iCs/>
                <w:kern w:val="0"/>
              </w:rPr>
              <w:t>Decode</w:t>
            </w:r>
            <w:r w:rsidRPr="00B45265">
              <w:rPr>
                <w:rFonts w:eastAsia="宋体"/>
                <w:iCs/>
                <w:kern w:val="0"/>
              </w:rPr>
              <w:t>两阶段进行划分，并结合消息尺度区间、候选拓扑特征和工作负载特征构建通信时延拟合模型。这一建模过程建立在容器集群、</w:t>
            </w:r>
            <w:r w:rsidRPr="00B45265">
              <w:rPr>
                <w:rFonts w:eastAsia="宋体"/>
                <w:iCs/>
                <w:kern w:val="0"/>
              </w:rPr>
              <w:t>GPU</w:t>
            </w:r>
            <w:r w:rsidRPr="00B45265">
              <w:rPr>
                <w:rFonts w:eastAsia="宋体"/>
                <w:iCs/>
                <w:kern w:val="0"/>
              </w:rPr>
              <w:t>节点通信特征以及深度神经网络回归模型的基础之上，所需的通信采集、模型训练与参数拟合方法均已有较成熟的实验条件和实现路径。其次，在调度机制方面，本</w:t>
            </w:r>
            <w:r w:rsidR="00EB74C6">
              <w:rPr>
                <w:rFonts w:eastAsia="宋体" w:hint="eastAsia"/>
                <w:iCs/>
                <w:kern w:val="0"/>
              </w:rPr>
              <w:t>研究</w:t>
            </w:r>
            <w:r w:rsidRPr="00B45265">
              <w:rPr>
                <w:rFonts w:eastAsia="宋体"/>
                <w:iCs/>
                <w:kern w:val="0"/>
              </w:rPr>
              <w:t>提出的</w:t>
            </w:r>
            <w:r w:rsidR="00472DDB" w:rsidRPr="00472DDB">
              <w:rPr>
                <w:rFonts w:eastAsia="宋体"/>
                <w:iCs/>
                <w:kern w:val="0"/>
              </w:rPr>
              <w:t>面向边缘集群的通信感知与细粒度资源协同调度机制</w:t>
            </w:r>
            <w:r w:rsidRPr="00B45265">
              <w:rPr>
                <w:rFonts w:eastAsia="宋体"/>
                <w:iCs/>
                <w:kern w:val="0"/>
              </w:rPr>
              <w:t>分别对应集群级任务放置与节点级</w:t>
            </w:r>
            <w:r w:rsidRPr="00B45265">
              <w:rPr>
                <w:rFonts w:eastAsia="宋体"/>
                <w:iCs/>
                <w:kern w:val="0"/>
              </w:rPr>
              <w:t>GPU</w:t>
            </w:r>
            <w:r w:rsidRPr="00B45265">
              <w:rPr>
                <w:rFonts w:eastAsia="宋体"/>
                <w:iCs/>
                <w:kern w:val="0"/>
              </w:rPr>
              <w:t>细粒度资源分配，前者以通信时延拟合结果为依据进行候选方案评估，后者以节点级执行时延预测模型为支撑进行资源比例优化，其方法形式与系统实现路径均较为明确。最后，在系统实现层面，本</w:t>
            </w:r>
            <w:r w:rsidR="00EB74C6">
              <w:rPr>
                <w:rFonts w:eastAsia="宋体" w:hint="eastAsia"/>
                <w:iCs/>
                <w:kern w:val="0"/>
              </w:rPr>
              <w:t>研究</w:t>
            </w:r>
            <w:r w:rsidRPr="00B45265">
              <w:rPr>
                <w:rFonts w:eastAsia="宋体"/>
                <w:iCs/>
                <w:kern w:val="0"/>
              </w:rPr>
              <w:t>采用</w:t>
            </w:r>
            <w:r w:rsidRPr="00B45265">
              <w:rPr>
                <w:rFonts w:eastAsia="宋体"/>
                <w:iCs/>
                <w:kern w:val="0"/>
              </w:rPr>
              <w:t>k3s</w:t>
            </w:r>
            <w:r w:rsidRPr="00B45265">
              <w:rPr>
                <w:rFonts w:eastAsia="宋体"/>
                <w:iCs/>
                <w:kern w:val="0"/>
              </w:rPr>
              <w:t>作为边缘场景下的轻量级容器集群平台，结合</w:t>
            </w:r>
            <w:r w:rsidRPr="00B45265">
              <w:rPr>
                <w:rFonts w:eastAsia="宋体"/>
                <w:iCs/>
                <w:kern w:val="0"/>
              </w:rPr>
              <w:t>GPU</w:t>
            </w:r>
            <w:r w:rsidRPr="00B45265">
              <w:rPr>
                <w:rFonts w:eastAsia="宋体"/>
                <w:iCs/>
                <w:kern w:val="0"/>
              </w:rPr>
              <w:t>节点管理、任务部署、资源控制和运行监测模块构建分布式推理调度系统。</w:t>
            </w:r>
            <w:r w:rsidRPr="00B45265">
              <w:rPr>
                <w:rFonts w:eastAsia="宋体"/>
                <w:iCs/>
                <w:kern w:val="0"/>
              </w:rPr>
              <w:t>k3s</w:t>
            </w:r>
            <w:r w:rsidRPr="00B45265">
              <w:rPr>
                <w:rFonts w:eastAsia="宋体"/>
                <w:iCs/>
                <w:kern w:val="0"/>
              </w:rPr>
              <w:t>本身具备轻量部署、易扩展、易管理等特点，适合边缘环境中的实验验证。因此，从模型构建、调度设计到系统落地，本</w:t>
            </w:r>
            <w:r w:rsidR="00EB74C6">
              <w:rPr>
                <w:rFonts w:eastAsia="宋体" w:hint="eastAsia"/>
                <w:iCs/>
                <w:kern w:val="0"/>
              </w:rPr>
              <w:t>研究</w:t>
            </w:r>
            <w:r w:rsidRPr="00B45265">
              <w:rPr>
                <w:rFonts w:eastAsia="宋体" w:hint="eastAsia"/>
                <w:iCs/>
                <w:kern w:val="0"/>
              </w:rPr>
              <w:t>拟</w:t>
            </w:r>
            <w:r w:rsidRPr="00B45265">
              <w:rPr>
                <w:rFonts w:eastAsia="宋体"/>
                <w:iCs/>
                <w:kern w:val="0"/>
              </w:rPr>
              <w:t>开展的研究工作在技术上具有较高的可实现性。</w:t>
            </w:r>
          </w:p>
          <w:p w14:paraId="3392978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2</w:t>
            </w:r>
            <w:r w:rsidRPr="00B45265">
              <w:rPr>
                <w:rFonts w:eastAsia="宋体"/>
                <w:iCs/>
                <w:kern w:val="0"/>
              </w:rPr>
              <w:t>）经济实现可行性</w:t>
            </w:r>
          </w:p>
          <w:p w14:paraId="19CB4A85" w14:textId="4BA8CDEC" w:rsidR="00B45265" w:rsidRPr="00B45265" w:rsidRDefault="00B45265" w:rsidP="00B45265">
            <w:pPr>
              <w:pStyle w:val="s"/>
              <w:spacing w:after="78"/>
              <w:ind w:firstLine="480"/>
              <w:rPr>
                <w:rFonts w:eastAsia="宋体"/>
                <w:iCs/>
                <w:kern w:val="0"/>
              </w:rPr>
            </w:pPr>
            <w:r w:rsidRPr="00B45265">
              <w:rPr>
                <w:rFonts w:eastAsia="宋体"/>
                <w:iCs/>
                <w:kern w:val="0"/>
              </w:rPr>
              <w:lastRenderedPageBreak/>
              <w:t>本研究所需的实验环境主要包括</w:t>
            </w:r>
            <w:r w:rsidRPr="00B45265">
              <w:rPr>
                <w:rFonts w:eastAsia="宋体"/>
                <w:iCs/>
                <w:kern w:val="0"/>
              </w:rPr>
              <w:t>GPU</w:t>
            </w:r>
            <w:r w:rsidRPr="00B45265">
              <w:rPr>
                <w:rFonts w:eastAsia="宋体"/>
                <w:iCs/>
                <w:kern w:val="0"/>
              </w:rPr>
              <w:t>服务器、边缘节点、</w:t>
            </w:r>
            <w:r w:rsidRPr="00B45265">
              <w:rPr>
                <w:rFonts w:eastAsia="宋体"/>
                <w:iCs/>
                <w:kern w:val="0"/>
              </w:rPr>
              <w:t>k3s</w:t>
            </w:r>
            <w:r w:rsidRPr="00B45265">
              <w:rPr>
                <w:rFonts w:eastAsia="宋体"/>
                <w:iCs/>
                <w:kern w:val="0"/>
              </w:rPr>
              <w:t>容器集群环境以及分布式推理运行框架等。这些软硬件基础大多可以依托实验室现有的</w:t>
            </w:r>
            <w:r w:rsidRPr="00B45265">
              <w:rPr>
                <w:rFonts w:eastAsia="宋体"/>
                <w:iCs/>
                <w:kern w:val="0"/>
              </w:rPr>
              <w:t>GPU</w:t>
            </w:r>
            <w:r w:rsidRPr="00B45265">
              <w:rPr>
                <w:rFonts w:eastAsia="宋体"/>
                <w:iCs/>
                <w:kern w:val="0"/>
              </w:rPr>
              <w:t>设备、服务器资源及开源软件平台完成部署，不需要额外投入大规模专用设备成本。与此同时，本</w:t>
            </w:r>
            <w:r w:rsidR="00EB74C6">
              <w:rPr>
                <w:rFonts w:eastAsia="宋体" w:hint="eastAsia"/>
                <w:iCs/>
                <w:kern w:val="0"/>
              </w:rPr>
              <w:t>研究</w:t>
            </w:r>
            <w:r w:rsidRPr="00B45265">
              <w:rPr>
                <w:rFonts w:eastAsia="宋体"/>
                <w:iCs/>
                <w:kern w:val="0"/>
              </w:rPr>
              <w:t>拟采用的核心系统组件，如</w:t>
            </w:r>
            <w:r w:rsidRPr="00B45265">
              <w:rPr>
                <w:rFonts w:eastAsia="宋体"/>
                <w:iCs/>
                <w:kern w:val="0"/>
              </w:rPr>
              <w:t>k3s</w:t>
            </w:r>
            <w:r w:rsidRPr="00B45265">
              <w:rPr>
                <w:rFonts w:eastAsia="宋体"/>
                <w:iCs/>
                <w:kern w:val="0"/>
              </w:rPr>
              <w:t>、容器运行时、分布式推理框架以及模型训练与调度实现所依赖的软件工具，均具备良好的开源基础和可获得性，因此在系统搭建和实验实施过程中不会产生过高的软件采购成本。总体而言，本研究在实验平台、开发环境和系统实现工具方面均具有较好的资源基础，经济投入可控，具备良好的经济实现可行性。</w:t>
            </w:r>
          </w:p>
          <w:p w14:paraId="26F6803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3</w:t>
            </w:r>
            <w:r w:rsidRPr="00B45265">
              <w:rPr>
                <w:rFonts w:eastAsia="宋体"/>
                <w:iCs/>
                <w:kern w:val="0"/>
              </w:rPr>
              <w:t>）应用实现可行性</w:t>
            </w:r>
          </w:p>
          <w:p w14:paraId="59A0DAA0" w14:textId="43448F78" w:rsidR="00B45265" w:rsidRPr="00B45265" w:rsidRDefault="00B45265" w:rsidP="00B45265">
            <w:pPr>
              <w:pStyle w:val="s"/>
              <w:spacing w:after="78"/>
              <w:ind w:firstLine="480"/>
              <w:rPr>
                <w:rFonts w:eastAsia="宋体"/>
                <w:iCs/>
                <w:kern w:val="0"/>
              </w:rPr>
            </w:pPr>
            <w:r w:rsidRPr="00B45265">
              <w:rPr>
                <w:rFonts w:eastAsia="宋体"/>
                <w:iCs/>
                <w:kern w:val="0"/>
              </w:rPr>
              <w:t>本研究面向的是边缘场景下分布式</w:t>
            </w:r>
            <w:r w:rsidRPr="00B45265">
              <w:rPr>
                <w:rFonts w:eastAsia="宋体"/>
                <w:iCs/>
                <w:kern w:val="0"/>
              </w:rPr>
              <w:t>AI</w:t>
            </w:r>
            <w:r w:rsidRPr="00B45265">
              <w:rPr>
                <w:rFonts w:eastAsia="宋体"/>
                <w:iCs/>
                <w:kern w:val="0"/>
              </w:rPr>
              <w:t>推理任务的部署与执行优化问题，其应用背景明确，研究结果具有较强的实际落地价值。随着边缘侧大模型推理需求的增长，如何在资源受限、拓扑异构的容器集群环境中实现高效部署和稳定运行，已成为具有现实意义的关键问题。本</w:t>
            </w:r>
            <w:r w:rsidR="00EB74C6">
              <w:rPr>
                <w:rFonts w:eastAsia="宋体" w:hint="eastAsia"/>
                <w:iCs/>
                <w:kern w:val="0"/>
              </w:rPr>
              <w:t>研究</w:t>
            </w:r>
            <w:r w:rsidRPr="00B45265">
              <w:rPr>
                <w:rFonts w:eastAsia="宋体"/>
                <w:iCs/>
                <w:kern w:val="0"/>
              </w:rPr>
              <w:t>提出的两阶段调度系统以通信感知和资源感知为核心，通过集群级降低跨节点通信代价、节点级缓解</w:t>
            </w:r>
            <w:r w:rsidRPr="00B45265">
              <w:rPr>
                <w:rFonts w:eastAsia="宋体"/>
                <w:iCs/>
                <w:kern w:val="0"/>
              </w:rPr>
              <w:t>GPU</w:t>
            </w:r>
            <w:r w:rsidRPr="00B45265">
              <w:rPr>
                <w:rFonts w:eastAsia="宋体"/>
                <w:iCs/>
                <w:kern w:val="0"/>
              </w:rPr>
              <w:t>资源竞争，能够较好契合边缘推理场景中对低时延、高资源利用率和弹性部署的实际需求。同时，本</w:t>
            </w:r>
            <w:r w:rsidR="00EB74C6">
              <w:rPr>
                <w:rFonts w:eastAsia="宋体" w:hint="eastAsia"/>
                <w:iCs/>
                <w:kern w:val="0"/>
              </w:rPr>
              <w:t>研究</w:t>
            </w:r>
            <w:r w:rsidRPr="00B45265">
              <w:rPr>
                <w:rFonts w:eastAsia="宋体"/>
                <w:iCs/>
                <w:kern w:val="0"/>
              </w:rPr>
              <w:t>采用的系统平台和实现框架均基于通用的容器编排与</w:t>
            </w:r>
            <w:r w:rsidRPr="00B45265">
              <w:rPr>
                <w:rFonts w:eastAsia="宋体"/>
                <w:iCs/>
                <w:kern w:val="0"/>
              </w:rPr>
              <w:t>GPU</w:t>
            </w:r>
            <w:r w:rsidRPr="00B45265">
              <w:rPr>
                <w:rFonts w:eastAsia="宋体"/>
                <w:iCs/>
                <w:kern w:val="0"/>
              </w:rPr>
              <w:t>资源管理机制，具有较好的可迁移性和可扩展性，便于在不同规模的边缘集群中进行扩展验证。因此，从应用场景适配性和系统推广可行性来看，本研究具有较高的应用实现可行性。</w:t>
            </w:r>
          </w:p>
          <w:p w14:paraId="0AF00B83" w14:textId="77777777" w:rsidR="00B45265" w:rsidRPr="00B45265" w:rsidRDefault="00B45265" w:rsidP="00B45265">
            <w:pPr>
              <w:pStyle w:val="s"/>
              <w:spacing w:after="78"/>
              <w:ind w:firstLine="480"/>
              <w:rPr>
                <w:rFonts w:eastAsia="宋体"/>
                <w:iCs/>
                <w:kern w:val="0"/>
              </w:rPr>
            </w:pPr>
            <w:r w:rsidRPr="00B45265">
              <w:rPr>
                <w:rFonts w:eastAsia="宋体"/>
                <w:iCs/>
                <w:kern w:val="0"/>
              </w:rPr>
              <w:t>（</w:t>
            </w:r>
            <w:r w:rsidRPr="00B45265">
              <w:rPr>
                <w:rFonts w:eastAsia="宋体"/>
                <w:iCs/>
                <w:kern w:val="0"/>
              </w:rPr>
              <w:t>4</w:t>
            </w:r>
            <w:r w:rsidRPr="00B45265">
              <w:rPr>
                <w:rFonts w:eastAsia="宋体"/>
                <w:iCs/>
                <w:kern w:val="0"/>
              </w:rPr>
              <w:t>）规范性与研究过程可控性</w:t>
            </w:r>
          </w:p>
          <w:p w14:paraId="7DB29E7A" w14:textId="5F6DEE66" w:rsidR="00B45265" w:rsidRPr="00B45265" w:rsidRDefault="00B45265" w:rsidP="00B45265">
            <w:pPr>
              <w:pStyle w:val="s"/>
              <w:spacing w:after="78"/>
              <w:ind w:firstLine="480"/>
              <w:rPr>
                <w:rFonts w:eastAsia="宋体"/>
                <w:iCs/>
                <w:kern w:val="0"/>
              </w:rPr>
            </w:pPr>
            <w:r w:rsidRPr="00B45265">
              <w:rPr>
                <w:rFonts w:eastAsia="宋体"/>
                <w:iCs/>
                <w:kern w:val="0"/>
              </w:rPr>
              <w:t>本研究拟采用的系统平台和开发环境主要基于开源框架与自主实现算法，不涉及受限商业接口或高风险数据来源</w:t>
            </w:r>
            <w:r>
              <w:rPr>
                <w:rFonts w:eastAsia="宋体" w:hint="eastAsia"/>
                <w:iCs/>
                <w:kern w:val="0"/>
              </w:rPr>
              <w:t>，</w:t>
            </w:r>
            <w:r w:rsidRPr="00B45265">
              <w:rPr>
                <w:rFonts w:eastAsia="宋体"/>
                <w:iCs/>
                <w:kern w:val="0"/>
              </w:rPr>
              <w:t>也不涉及社会伦理风险较高的应用场景。相关模型设计与系统实现均基于现有公开研究工作进行分析、改进与扩展，研究过程具备较强的规范性与可控性。由此，本研究在整体推进过程中不存在明显的伦理或合规障碍，具备稳定开展的条件。</w:t>
            </w:r>
          </w:p>
          <w:p w14:paraId="3DD17048" w14:textId="77777777" w:rsidR="00604E09" w:rsidRPr="00604E09" w:rsidRDefault="00604E09" w:rsidP="00234E41">
            <w:pPr>
              <w:spacing w:line="360" w:lineRule="auto"/>
              <w:rPr>
                <w:b/>
                <w:bCs/>
              </w:rPr>
            </w:pPr>
          </w:p>
          <w:p w14:paraId="1830FA59" w14:textId="77777777" w:rsidR="009B6968" w:rsidRPr="00B45265" w:rsidRDefault="009B6968" w:rsidP="00E51FFC">
            <w:pPr>
              <w:spacing w:line="400" w:lineRule="exact"/>
              <w:rPr>
                <w:b/>
                <w:bCs/>
              </w:rPr>
            </w:pPr>
            <w:r w:rsidRPr="00B45265">
              <w:rPr>
                <w:rFonts w:hint="eastAsia"/>
                <w:b/>
                <w:bCs/>
              </w:rPr>
              <w:t>五、参考文献</w:t>
            </w:r>
          </w:p>
          <w:p w14:paraId="6CF6B753" w14:textId="0A00E777" w:rsidR="00FB2F59" w:rsidRPr="00A22748" w:rsidRDefault="00FB2F59" w:rsidP="00FB2F59">
            <w:pPr>
              <w:numPr>
                <w:ilvl w:val="0"/>
                <w:numId w:val="8"/>
              </w:numPr>
              <w:spacing w:line="400" w:lineRule="exact"/>
              <w:rPr>
                <w:ins w:id="297" w:author="yafei li" w:date="2026-04-20T22:13:00Z" w16du:dateUtc="2026-04-20T14:13:00Z"/>
                <w:rFonts w:ascii="Times New Roman" w:hAnsi="Times New Roman" w:cs="Times New Roman"/>
                <w:color w:val="222222"/>
                <w:sz w:val="18"/>
                <w:szCs w:val="18"/>
                <w:shd w:val="clear" w:color="auto" w:fill="FFFFFF"/>
              </w:rPr>
            </w:pPr>
            <w:bookmarkStart w:id="298" w:name="_Ref227335117"/>
            <w:bookmarkStart w:id="299" w:name="_Ref227334533"/>
            <w:r w:rsidRPr="002B774E">
              <w:rPr>
                <w:rFonts w:ascii="Times New Roman" w:hAnsi="Times New Roman" w:cs="Times New Roman"/>
                <w:sz w:val="21"/>
                <w:szCs w:val="21"/>
              </w:rPr>
              <w:t>算网融合产业及标准推进委员会</w:t>
            </w:r>
            <w:r w:rsidRPr="002B774E">
              <w:rPr>
                <w:rFonts w:ascii="Times New Roman" w:hAnsi="Times New Roman" w:cs="Times New Roman"/>
                <w:sz w:val="21"/>
                <w:szCs w:val="21"/>
              </w:rPr>
              <w:t>. “</w:t>
            </w:r>
            <w:r w:rsidRPr="002B774E">
              <w:rPr>
                <w:rFonts w:ascii="Times New Roman" w:hAnsi="Times New Roman" w:cs="Times New Roman"/>
                <w:sz w:val="21"/>
                <w:szCs w:val="21"/>
              </w:rPr>
              <w:t>边缘计算</w:t>
            </w:r>
            <w:r w:rsidRPr="002B774E">
              <w:rPr>
                <w:rFonts w:ascii="Times New Roman" w:hAnsi="Times New Roman" w:cs="Times New Roman"/>
                <w:sz w:val="21"/>
                <w:szCs w:val="21"/>
              </w:rPr>
              <w:t>+”</w:t>
            </w:r>
            <w:r w:rsidRPr="002B774E">
              <w:rPr>
                <w:rFonts w:ascii="Times New Roman" w:hAnsi="Times New Roman" w:cs="Times New Roman"/>
                <w:sz w:val="21"/>
                <w:szCs w:val="21"/>
              </w:rPr>
              <w:t>技术白皮书（</w:t>
            </w:r>
            <w:r w:rsidRPr="002B774E">
              <w:rPr>
                <w:rFonts w:ascii="Times New Roman" w:hAnsi="Times New Roman" w:cs="Times New Roman"/>
                <w:sz w:val="21"/>
                <w:szCs w:val="21"/>
              </w:rPr>
              <w:t>2022</w:t>
            </w:r>
            <w:r w:rsidRPr="002B774E">
              <w:rPr>
                <w:rFonts w:ascii="Times New Roman" w:hAnsi="Times New Roman" w:cs="Times New Roman"/>
                <w:sz w:val="21"/>
                <w:szCs w:val="21"/>
              </w:rPr>
              <w:t>年）</w:t>
            </w:r>
            <w:r w:rsidRPr="002B774E">
              <w:rPr>
                <w:rFonts w:ascii="Times New Roman" w:hAnsi="Times New Roman" w:cs="Times New Roman"/>
                <w:sz w:val="21"/>
                <w:szCs w:val="21"/>
              </w:rPr>
              <w:t xml:space="preserve">[J]. </w:t>
            </w:r>
            <w:r w:rsidRPr="002B774E">
              <w:rPr>
                <w:rFonts w:ascii="Times New Roman" w:hAnsi="Times New Roman" w:cs="Times New Roman"/>
                <w:sz w:val="21"/>
                <w:szCs w:val="21"/>
              </w:rPr>
              <w:t>北京</w:t>
            </w:r>
            <w:r w:rsidRPr="002B774E">
              <w:rPr>
                <w:rFonts w:ascii="Times New Roman" w:hAnsi="Times New Roman" w:cs="Times New Roman"/>
                <w:sz w:val="21"/>
                <w:szCs w:val="21"/>
              </w:rPr>
              <w:t>, 2022.</w:t>
            </w:r>
            <w:bookmarkEnd w:id="298"/>
          </w:p>
          <w:p w14:paraId="32D23DB6" w14:textId="2CB4E122" w:rsidR="00A22748" w:rsidRPr="00A22748" w:rsidRDefault="00A22748" w:rsidP="00FB2F59">
            <w:pPr>
              <w:numPr>
                <w:ilvl w:val="0"/>
                <w:numId w:val="8"/>
              </w:numPr>
              <w:spacing w:line="400" w:lineRule="exact"/>
              <w:rPr>
                <w:rFonts w:ascii="Times New Roman" w:hAnsi="Times New Roman" w:cs="Times New Roman"/>
                <w:color w:val="222222"/>
                <w:sz w:val="15"/>
                <w:szCs w:val="15"/>
                <w:shd w:val="clear" w:color="auto" w:fill="FFFFFF"/>
              </w:rPr>
            </w:pPr>
            <w:bookmarkStart w:id="300" w:name="_Ref227615779"/>
            <w:ins w:id="301" w:author="yafei li" w:date="2026-04-20T22:13:00Z" w16du:dateUtc="2026-04-20T14:13:00Z">
              <w:r w:rsidRPr="00A22748">
                <w:rPr>
                  <w:rFonts w:ascii="Times New Roman" w:hAnsi="Times New Roman" w:cs="Times New Roman"/>
                  <w:sz w:val="21"/>
                  <w:szCs w:val="21"/>
                </w:rPr>
                <w:t>英</w:t>
              </w:r>
            </w:ins>
            <w:r w:rsidRPr="00A22748">
              <w:rPr>
                <w:rFonts w:ascii="Times New Roman" w:hAnsi="Times New Roman" w:cs="Times New Roman"/>
                <w:sz w:val="21"/>
                <w:szCs w:val="21"/>
              </w:rPr>
              <w:t>特尔公司</w:t>
            </w:r>
            <w:r w:rsidRPr="00A22748">
              <w:rPr>
                <w:rFonts w:ascii="Times New Roman" w:hAnsi="Times New Roman" w:cs="Times New Roman"/>
                <w:sz w:val="21"/>
                <w:szCs w:val="21"/>
              </w:rPr>
              <w:t xml:space="preserve">. </w:t>
            </w:r>
            <w:r w:rsidRPr="00A22748">
              <w:rPr>
                <w:rFonts w:ascii="Times New Roman" w:hAnsi="Times New Roman" w:cs="Times New Roman"/>
                <w:sz w:val="21"/>
                <w:szCs w:val="21"/>
              </w:rPr>
              <w:t>边缘</w:t>
            </w:r>
            <w:r w:rsidRPr="00A22748">
              <w:rPr>
                <w:rFonts w:ascii="Times New Roman" w:hAnsi="Times New Roman" w:cs="Times New Roman"/>
                <w:sz w:val="21"/>
                <w:szCs w:val="21"/>
              </w:rPr>
              <w:t>AI</w:t>
            </w:r>
            <w:r w:rsidRPr="00A22748">
              <w:rPr>
                <w:rFonts w:ascii="Times New Roman" w:hAnsi="Times New Roman" w:cs="Times New Roman"/>
                <w:sz w:val="21"/>
                <w:szCs w:val="21"/>
              </w:rPr>
              <w:t>驱动，助力新质生产力</w:t>
            </w:r>
            <w:r w:rsidRPr="00A22748">
              <w:rPr>
                <w:rFonts w:ascii="Times New Roman" w:hAnsi="Times New Roman" w:cs="Times New Roman"/>
                <w:sz w:val="21"/>
                <w:szCs w:val="21"/>
              </w:rPr>
              <w:t>——</w:t>
            </w:r>
            <w:r w:rsidRPr="00A22748">
              <w:rPr>
                <w:rFonts w:ascii="Times New Roman" w:hAnsi="Times New Roman" w:cs="Times New Roman"/>
                <w:sz w:val="21"/>
                <w:szCs w:val="21"/>
              </w:rPr>
              <w:t>英特尔工业人工智能白皮书（</w:t>
            </w:r>
            <w:r w:rsidRPr="00A22748">
              <w:rPr>
                <w:rFonts w:ascii="Times New Roman" w:hAnsi="Times New Roman" w:cs="Times New Roman"/>
                <w:sz w:val="21"/>
                <w:szCs w:val="21"/>
              </w:rPr>
              <w:t>2025</w:t>
            </w:r>
            <w:r w:rsidRPr="00A22748">
              <w:rPr>
                <w:rFonts w:ascii="Times New Roman" w:hAnsi="Times New Roman" w:cs="Times New Roman"/>
                <w:sz w:val="21"/>
                <w:szCs w:val="21"/>
              </w:rPr>
              <w:t>年版）</w:t>
            </w:r>
            <w:r w:rsidRPr="00A22748">
              <w:rPr>
                <w:rFonts w:ascii="Times New Roman" w:hAnsi="Times New Roman" w:cs="Times New Roman"/>
                <w:sz w:val="21"/>
                <w:szCs w:val="21"/>
              </w:rPr>
              <w:t xml:space="preserve">[J]. </w:t>
            </w:r>
            <w:r w:rsidRPr="00A22748">
              <w:rPr>
                <w:rFonts w:ascii="Times New Roman" w:hAnsi="Times New Roman" w:cs="Times New Roman"/>
                <w:sz w:val="21"/>
                <w:szCs w:val="21"/>
              </w:rPr>
              <w:t>北京</w:t>
            </w:r>
            <w:r w:rsidRPr="00A22748">
              <w:rPr>
                <w:rFonts w:ascii="Times New Roman" w:hAnsi="Times New Roman" w:cs="Times New Roman"/>
                <w:sz w:val="21"/>
                <w:szCs w:val="21"/>
              </w:rPr>
              <w:t xml:space="preserve">: </w:t>
            </w:r>
            <w:r w:rsidRPr="00A22748">
              <w:rPr>
                <w:rFonts w:ascii="Times New Roman" w:hAnsi="Times New Roman" w:cs="Times New Roman"/>
                <w:sz w:val="21"/>
                <w:szCs w:val="21"/>
              </w:rPr>
              <w:t>英特尔公司</w:t>
            </w:r>
            <w:r w:rsidRPr="00A22748">
              <w:rPr>
                <w:rFonts w:ascii="Times New Roman" w:hAnsi="Times New Roman" w:cs="Times New Roman"/>
                <w:sz w:val="21"/>
                <w:szCs w:val="21"/>
              </w:rPr>
              <w:t>, 2025.</w:t>
            </w:r>
            <w:bookmarkEnd w:id="300"/>
          </w:p>
          <w:p w14:paraId="6A213A59" w14:textId="11168FA5" w:rsidR="00FB2F59" w:rsidRDefault="00FB2F59" w:rsidP="00FB2F59">
            <w:pPr>
              <w:numPr>
                <w:ilvl w:val="0"/>
                <w:numId w:val="8"/>
              </w:numPr>
              <w:spacing w:line="400" w:lineRule="exact"/>
              <w:rPr>
                <w:rFonts w:ascii="Times New Roman" w:hAnsi="Times New Roman" w:cs="Times New Roman"/>
                <w:color w:val="222222"/>
                <w:sz w:val="21"/>
                <w:szCs w:val="21"/>
                <w:shd w:val="clear" w:color="auto" w:fill="FFFFFF"/>
              </w:rPr>
            </w:pPr>
            <w:bookmarkStart w:id="302" w:name="_Ref227335139"/>
            <w:r w:rsidRPr="00B45265">
              <w:rPr>
                <w:rFonts w:ascii="Times New Roman" w:hAnsi="Times New Roman" w:cs="Times New Roman"/>
                <w:color w:val="222222"/>
                <w:sz w:val="21"/>
                <w:szCs w:val="21"/>
                <w:shd w:val="clear" w:color="auto" w:fill="FFFFFF"/>
              </w:rPr>
              <w:t>贾庆民</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丁瑞</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刘辉</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等</w:t>
            </w:r>
            <w:r w:rsidRPr="00B45265">
              <w:rPr>
                <w:rFonts w:ascii="Times New Roman" w:hAnsi="Times New Roman" w:cs="Times New Roman"/>
                <w:color w:val="222222"/>
                <w:sz w:val="21"/>
                <w:szCs w:val="21"/>
                <w:shd w:val="clear" w:color="auto" w:fill="FFFFFF"/>
              </w:rPr>
              <w:t xml:space="preserve">. </w:t>
            </w:r>
            <w:r w:rsidRPr="00B45265">
              <w:rPr>
                <w:rFonts w:ascii="Times New Roman" w:hAnsi="Times New Roman" w:cs="Times New Roman"/>
                <w:color w:val="222222"/>
                <w:sz w:val="21"/>
                <w:szCs w:val="21"/>
                <w:shd w:val="clear" w:color="auto" w:fill="FFFFFF"/>
              </w:rPr>
              <w:t>算力网络研究进展综述</w:t>
            </w:r>
            <w:r w:rsidRPr="00B45265">
              <w:rPr>
                <w:rFonts w:ascii="Times New Roman" w:hAnsi="Times New Roman" w:cs="Times New Roman"/>
                <w:color w:val="222222"/>
                <w:sz w:val="21"/>
                <w:szCs w:val="21"/>
                <w:shd w:val="clear" w:color="auto" w:fill="FFFFFF"/>
              </w:rPr>
              <w:t>[J]. Chinese Journal of Network &amp; Information Security, 2021, 7(5).</w:t>
            </w:r>
            <w:bookmarkEnd w:id="302"/>
          </w:p>
          <w:p w14:paraId="5C301F5C" w14:textId="77777777" w:rsidR="00FB2F59" w:rsidRDefault="00FB2F59" w:rsidP="00FB2F59">
            <w:pPr>
              <w:numPr>
                <w:ilvl w:val="0"/>
                <w:numId w:val="8"/>
              </w:numPr>
              <w:spacing w:line="400" w:lineRule="exact"/>
              <w:rPr>
                <w:rFonts w:ascii="Times New Roman" w:hAnsi="Times New Roman" w:cs="Times New Roman"/>
                <w:color w:val="222222"/>
                <w:sz w:val="21"/>
                <w:szCs w:val="21"/>
                <w:shd w:val="clear" w:color="auto" w:fill="FFFFFF"/>
              </w:rPr>
            </w:pPr>
            <w:bookmarkStart w:id="303" w:name="_Ref227335152"/>
            <w:r w:rsidRPr="00B45265">
              <w:rPr>
                <w:rFonts w:ascii="Times New Roman" w:hAnsi="Times New Roman" w:cs="Times New Roman"/>
                <w:color w:val="222222"/>
                <w:sz w:val="21"/>
                <w:szCs w:val="21"/>
                <w:shd w:val="clear" w:color="auto" w:fill="FFFFFF"/>
              </w:rPr>
              <w:t>Tang Z, Mou F, Lou J, et al. Joint resource overbooking and container scheduling in edge computing[J]. IEEE Transactions on Mobile Computing, 2024, 23(12): 10903-10917.</w:t>
            </w:r>
            <w:bookmarkEnd w:id="303"/>
          </w:p>
          <w:p w14:paraId="5AF11A92" w14:textId="18868779"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304" w:name="_Ref227335160"/>
            <w:r w:rsidRPr="00B45265">
              <w:rPr>
                <w:rFonts w:ascii="Times New Roman" w:hAnsi="Times New Roman" w:cs="Times New Roman"/>
                <w:color w:val="222222"/>
                <w:sz w:val="21"/>
                <w:szCs w:val="21"/>
                <w:shd w:val="clear" w:color="auto" w:fill="FFFFFF"/>
              </w:rPr>
              <w:lastRenderedPageBreak/>
              <w:t>Mao Y, Oak J, Pompili A, et al. Draps: Dynamic and resource-aware placement scheme for docker containers in a heterogeneous cluster[C]//2017 IEEE 36th International Performance Computing and Communications Conference (IPCCC). IEEE, 2017: 1-8.</w:t>
            </w:r>
            <w:bookmarkEnd w:id="304"/>
          </w:p>
          <w:p w14:paraId="5C98D5B7" w14:textId="624CEA05"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305" w:name="_Ref227335176"/>
            <w:r w:rsidRPr="00B45265">
              <w:rPr>
                <w:rFonts w:ascii="Times New Roman" w:hAnsi="Times New Roman" w:cs="Times New Roman"/>
                <w:color w:val="222222"/>
                <w:sz w:val="21"/>
                <w:szCs w:val="21"/>
                <w:shd w:val="clear" w:color="auto" w:fill="FFFFFF"/>
              </w:rPr>
              <w:t>Gu R, Chen Y, Liu S, et al. Liquid: Intelligent resource estimation and network-efficient scheduling for deep learning jobs on distributed GPU clusters[J]. IEEE Transactions on Parallel and Distributed Systems, 2021, 33(11): 2808-2820.</w:t>
            </w:r>
            <w:bookmarkEnd w:id="305"/>
          </w:p>
          <w:p w14:paraId="378F1C43" w14:textId="398CD938" w:rsidR="00F56153" w:rsidRDefault="00F56153" w:rsidP="00F56153">
            <w:pPr>
              <w:numPr>
                <w:ilvl w:val="0"/>
                <w:numId w:val="8"/>
              </w:numPr>
              <w:spacing w:line="400" w:lineRule="exact"/>
              <w:rPr>
                <w:rFonts w:ascii="Times New Roman" w:hAnsi="Times New Roman" w:cs="Times New Roman"/>
                <w:color w:val="222222"/>
                <w:sz w:val="21"/>
                <w:szCs w:val="21"/>
                <w:shd w:val="clear" w:color="auto" w:fill="FFFFFF"/>
              </w:rPr>
            </w:pPr>
            <w:bookmarkStart w:id="306" w:name="_Ref227335189"/>
            <w:r w:rsidRPr="00B45265">
              <w:rPr>
                <w:rFonts w:ascii="Times New Roman" w:hAnsi="Times New Roman" w:cs="Times New Roman"/>
                <w:color w:val="222222"/>
                <w:sz w:val="21"/>
                <w:szCs w:val="21"/>
                <w:shd w:val="clear" w:color="auto" w:fill="FFFFFF"/>
              </w:rPr>
              <w:t>Xia Z, Hao Y, Duan J, et al. Towards optimal preemptive gpu time-sharing for edge model serving[C]//Proceedings of the 9th International Workshop on Container Technologies and Container Clouds. 2023: 13-18.</w:t>
            </w:r>
            <w:bookmarkEnd w:id="306"/>
          </w:p>
          <w:p w14:paraId="7291346E" w14:textId="3BB4EA3B" w:rsid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307" w:name="_Ref227335198"/>
            <w:r w:rsidRPr="00B45265">
              <w:rPr>
                <w:rFonts w:ascii="Times New Roman" w:hAnsi="Times New Roman" w:cs="Times New Roman"/>
                <w:color w:val="222222"/>
                <w:sz w:val="21"/>
                <w:szCs w:val="21"/>
                <w:shd w:val="clear" w:color="auto" w:fill="FFFFFF"/>
              </w:rPr>
              <w:t>Fiori S, Abeni L, Cucinotta T. Rt-kubernetes: containerized real-time cloud computing[C]//Proceedings of the 37th ACM/SIGAPP Symposium on Applied Computing. 2022: 36-39.</w:t>
            </w:r>
            <w:bookmarkEnd w:id="307"/>
          </w:p>
          <w:p w14:paraId="7A522ABF" w14:textId="63E864F3" w:rsid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308" w:name="_Ref227335204"/>
            <w:r w:rsidRPr="00B45265">
              <w:rPr>
                <w:rFonts w:ascii="Times New Roman" w:hAnsi="Times New Roman" w:cs="Times New Roman"/>
                <w:color w:val="222222"/>
                <w:sz w:val="21"/>
                <w:szCs w:val="21"/>
                <w:shd w:val="clear" w:color="auto" w:fill="FFFFFF"/>
              </w:rPr>
              <w:t>Ali B, Golec M, Gill S S, et al. EdgeAIBus: AI-driven joint container management and model selection framework for heterogeneous edge computing[J]. IEEE Transactions on Parallel and Distributed Systems, 2025.</w:t>
            </w:r>
            <w:bookmarkEnd w:id="308"/>
          </w:p>
          <w:p w14:paraId="2A1ED95A" w14:textId="240D6CD5" w:rsidR="00542908" w:rsidRPr="00542908" w:rsidRDefault="00542908" w:rsidP="00542908">
            <w:pPr>
              <w:numPr>
                <w:ilvl w:val="0"/>
                <w:numId w:val="8"/>
              </w:numPr>
              <w:spacing w:line="400" w:lineRule="exact"/>
              <w:rPr>
                <w:rFonts w:ascii="Times New Roman" w:hAnsi="Times New Roman" w:cs="Times New Roman"/>
                <w:sz w:val="22"/>
                <w:szCs w:val="22"/>
              </w:rPr>
            </w:pPr>
            <w:bookmarkStart w:id="309" w:name="_Ref227337897"/>
            <w:r w:rsidRPr="00B45265">
              <w:rPr>
                <w:rFonts w:ascii="Times New Roman" w:hAnsi="Times New Roman" w:cs="Times New Roman"/>
                <w:color w:val="222222"/>
                <w:sz w:val="21"/>
                <w:szCs w:val="21"/>
                <w:shd w:val="clear" w:color="auto" w:fill="FFFFFF"/>
              </w:rPr>
              <w:t>Kwon W, Li Z, Zhuang S, et al. Efficient memory management for large language model serving with pagedattention[C]//Proceedings of the 29th symposium on operating systems principles. 2023: 611-626.</w:t>
            </w:r>
            <w:bookmarkEnd w:id="309"/>
          </w:p>
          <w:p w14:paraId="53A60FA8" w14:textId="19EE0F41" w:rsidR="0035590C" w:rsidRPr="0035590C" w:rsidRDefault="0035590C" w:rsidP="0035590C">
            <w:pPr>
              <w:numPr>
                <w:ilvl w:val="0"/>
                <w:numId w:val="8"/>
              </w:numPr>
              <w:spacing w:line="400" w:lineRule="exact"/>
              <w:rPr>
                <w:rFonts w:ascii="Times New Roman" w:hAnsi="Times New Roman" w:cs="Times New Roman"/>
                <w:sz w:val="22"/>
                <w:szCs w:val="22"/>
              </w:rPr>
            </w:pPr>
            <w:bookmarkStart w:id="310" w:name="_Ref227334553"/>
            <w:r w:rsidRPr="00B45265">
              <w:rPr>
                <w:rFonts w:ascii="Times New Roman" w:hAnsi="Times New Roman" w:cs="Times New Roman"/>
                <w:color w:val="222222"/>
                <w:sz w:val="21"/>
                <w:szCs w:val="21"/>
                <w:shd w:val="clear" w:color="auto" w:fill="FFFFFF"/>
              </w:rPr>
              <w:t>Leviathan Y, Kalman M, Matias Y. Fast inference from transformers via speculative decoding[C]//International Conference on Machine Learning. PMLR, 2023: 19274-19286.</w:t>
            </w:r>
            <w:bookmarkEnd w:id="310"/>
          </w:p>
          <w:p w14:paraId="31EF5157" w14:textId="1D6B1845" w:rsidR="0035590C" w:rsidRPr="0035590C" w:rsidRDefault="0035590C" w:rsidP="0035590C">
            <w:pPr>
              <w:numPr>
                <w:ilvl w:val="0"/>
                <w:numId w:val="8"/>
              </w:numPr>
              <w:spacing w:line="400" w:lineRule="exact"/>
              <w:rPr>
                <w:rFonts w:ascii="Times New Roman" w:hAnsi="Times New Roman" w:cs="Times New Roman"/>
              </w:rPr>
            </w:pPr>
            <w:bookmarkStart w:id="311" w:name="_Ref227334574"/>
            <w:r w:rsidRPr="00B45265">
              <w:rPr>
                <w:rFonts w:ascii="Times New Roman" w:hAnsi="Times New Roman" w:cs="Times New Roman"/>
                <w:color w:val="222222"/>
                <w:sz w:val="21"/>
                <w:szCs w:val="21"/>
                <w:shd w:val="clear" w:color="auto" w:fill="FFFFFF"/>
              </w:rPr>
              <w:t>Cai T, Li Y, Geng Z, et al. MEDUSA: Simple LLM inference acceleration framework with multiple decoding heads[C]//Proceedings of the 41st International Conference on Machine Learning. 2024: 5209-5235.</w:t>
            </w:r>
            <w:bookmarkEnd w:id="311"/>
          </w:p>
          <w:p w14:paraId="3C14CD76" w14:textId="19D156DA" w:rsidR="0035590C" w:rsidRP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312" w:name="_Ref227334705"/>
            <w:r w:rsidRPr="00B45265">
              <w:rPr>
                <w:rFonts w:ascii="Times New Roman" w:hAnsi="Times New Roman" w:cs="Times New Roman"/>
                <w:color w:val="222222"/>
                <w:sz w:val="21"/>
                <w:szCs w:val="21"/>
                <w:shd w:val="clear" w:color="auto" w:fill="FFFFFF"/>
              </w:rPr>
              <w:t>Lin J, Tang J, Tang H, et al. Awq: Activation-aware weight quantization for on-device llm compression and accelerate[J]. Proceedings of machine learning and systems, 2024, 6: 87-100.</w:t>
            </w:r>
            <w:bookmarkEnd w:id="312"/>
          </w:p>
          <w:p w14:paraId="00E25507" w14:textId="007E9C22" w:rsidR="00B45265" w:rsidRPr="00B45265" w:rsidRDefault="00B45265" w:rsidP="00F52B56">
            <w:pPr>
              <w:numPr>
                <w:ilvl w:val="0"/>
                <w:numId w:val="8"/>
              </w:numPr>
              <w:spacing w:line="400" w:lineRule="exact"/>
              <w:rPr>
                <w:rFonts w:ascii="Times New Roman" w:hAnsi="Times New Roman" w:cs="Times New Roman"/>
              </w:rPr>
            </w:pPr>
            <w:bookmarkStart w:id="313" w:name="_Ref227334585"/>
            <w:bookmarkEnd w:id="299"/>
            <w:r w:rsidRPr="00B45265">
              <w:rPr>
                <w:rFonts w:ascii="Times New Roman" w:hAnsi="Times New Roman" w:cs="Times New Roman"/>
                <w:color w:val="222222"/>
                <w:sz w:val="21"/>
                <w:szCs w:val="21"/>
                <w:shd w:val="clear" w:color="auto" w:fill="FFFFFF"/>
              </w:rPr>
              <w:t>Song Y, Mi Z, Xie H, et al. Powerinfer: Fast large language model serving with a consumer-grade gpu[C]//Proceedings of the ACM SIGOPS 30th Symposium on Operating Systems Principles. 2024: 590-606.</w:t>
            </w:r>
            <w:bookmarkEnd w:id="313"/>
          </w:p>
          <w:p w14:paraId="6DBC1591" w14:textId="6CB91541" w:rsidR="00B45265" w:rsidRPr="0035590C" w:rsidRDefault="00B45265" w:rsidP="00F52B56">
            <w:pPr>
              <w:numPr>
                <w:ilvl w:val="0"/>
                <w:numId w:val="8"/>
              </w:numPr>
              <w:spacing w:line="400" w:lineRule="exact"/>
              <w:rPr>
                <w:rFonts w:ascii="Times New Roman" w:hAnsi="Times New Roman" w:cs="Times New Roman"/>
                <w:sz w:val="28"/>
                <w:szCs w:val="28"/>
              </w:rPr>
            </w:pPr>
            <w:bookmarkStart w:id="314" w:name="_Ref227334594"/>
            <w:r w:rsidRPr="00B45265">
              <w:rPr>
                <w:rFonts w:ascii="Times New Roman" w:hAnsi="Times New Roman" w:cs="Times New Roman"/>
                <w:color w:val="222222"/>
                <w:sz w:val="21"/>
                <w:szCs w:val="21"/>
                <w:shd w:val="clear" w:color="auto" w:fill="FFFFFF"/>
              </w:rPr>
              <w:t>Dao T. FlashAttention-2: Faster Attention with Better Parallelism and Work Partitioning[C]//The Twelfth International Conference on Learning Representations.</w:t>
            </w:r>
            <w:bookmarkEnd w:id="314"/>
          </w:p>
          <w:p w14:paraId="7AE3D2D2" w14:textId="242E38DE" w:rsidR="0035590C" w:rsidRPr="0035590C" w:rsidRDefault="0035590C" w:rsidP="0035590C">
            <w:pPr>
              <w:numPr>
                <w:ilvl w:val="0"/>
                <w:numId w:val="8"/>
              </w:numPr>
              <w:spacing w:line="400" w:lineRule="exact"/>
              <w:rPr>
                <w:rFonts w:ascii="Times New Roman" w:hAnsi="Times New Roman" w:cs="Times New Roman"/>
                <w:sz w:val="21"/>
                <w:szCs w:val="21"/>
              </w:rPr>
            </w:pPr>
            <w:bookmarkStart w:id="315" w:name="_Ref227334684"/>
            <w:r w:rsidRPr="00B45265">
              <w:rPr>
                <w:rFonts w:ascii="Times New Roman" w:hAnsi="Times New Roman" w:cs="Times New Roman"/>
                <w:color w:val="222222"/>
                <w:sz w:val="21"/>
                <w:szCs w:val="21"/>
                <w:shd w:val="clear" w:color="auto" w:fill="FFFFFF"/>
              </w:rPr>
              <w:t>Yu G I, Jeong J S, Kim G W, et al. Orca: A distributed serving system for {Transformer-Based} generative models[C]//16th USENIX symposium on operating systems design and implementation (OSDI 22). 2022: 521-538.</w:t>
            </w:r>
            <w:bookmarkEnd w:id="315"/>
          </w:p>
          <w:p w14:paraId="06472E2D" w14:textId="35F62F69" w:rsidR="00B45265" w:rsidRPr="0035590C" w:rsidRDefault="00B45265" w:rsidP="00F52B56">
            <w:pPr>
              <w:numPr>
                <w:ilvl w:val="0"/>
                <w:numId w:val="8"/>
              </w:numPr>
              <w:spacing w:line="400" w:lineRule="exact"/>
              <w:rPr>
                <w:rFonts w:ascii="Times New Roman" w:hAnsi="Times New Roman" w:cs="Times New Roman"/>
                <w:sz w:val="32"/>
                <w:szCs w:val="32"/>
              </w:rPr>
            </w:pPr>
            <w:bookmarkStart w:id="316" w:name="_Ref227334609"/>
            <w:r w:rsidRPr="00B45265">
              <w:rPr>
                <w:rFonts w:ascii="Times New Roman" w:hAnsi="Times New Roman" w:cs="Times New Roman"/>
                <w:color w:val="222222"/>
                <w:sz w:val="21"/>
                <w:szCs w:val="21"/>
                <w:shd w:val="clear" w:color="auto" w:fill="FFFFFF"/>
              </w:rPr>
              <w:t>Zheng L, Yin L, Xie Z, et al. Sglang: Efficient execution of structured language model programs[J]. Advances in neural information processing systems, 2024, 37: 62557-62583.</w:t>
            </w:r>
            <w:bookmarkEnd w:id="316"/>
          </w:p>
          <w:p w14:paraId="62685194" w14:textId="1DD8D129" w:rsidR="0035590C" w:rsidRPr="0035590C" w:rsidRDefault="0035590C" w:rsidP="0035590C">
            <w:pPr>
              <w:numPr>
                <w:ilvl w:val="0"/>
                <w:numId w:val="8"/>
              </w:numPr>
              <w:spacing w:line="400" w:lineRule="exact"/>
              <w:rPr>
                <w:rFonts w:ascii="Times New Roman" w:hAnsi="Times New Roman" w:cs="Times New Roman"/>
                <w:color w:val="222222"/>
                <w:sz w:val="21"/>
                <w:szCs w:val="21"/>
                <w:shd w:val="clear" w:color="auto" w:fill="FFFFFF"/>
              </w:rPr>
            </w:pPr>
            <w:bookmarkStart w:id="317" w:name="_Ref227334724"/>
            <w:r w:rsidRPr="00B45265">
              <w:rPr>
                <w:rFonts w:ascii="Times New Roman" w:hAnsi="Times New Roman" w:cs="Times New Roman"/>
                <w:color w:val="222222"/>
                <w:sz w:val="21"/>
                <w:szCs w:val="21"/>
                <w:shd w:val="clear" w:color="auto" w:fill="FFFFFF"/>
              </w:rPr>
              <w:t>Sheng Y, Zheng L, Yuan B, et al. Flexgen: High-throughput generative inference of large language models with a single gpu[C]//International Conference on Machine Learning. PMLR, 2023: 31094-31116.</w:t>
            </w:r>
            <w:bookmarkEnd w:id="317"/>
          </w:p>
          <w:p w14:paraId="25FFB00B" w14:textId="78EF9DF1"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18" w:name="_Ref227334734"/>
            <w:r w:rsidRPr="00B45265">
              <w:rPr>
                <w:rFonts w:ascii="Times New Roman" w:hAnsi="Times New Roman" w:cs="Times New Roman"/>
                <w:color w:val="222222"/>
                <w:sz w:val="21"/>
                <w:szCs w:val="21"/>
                <w:shd w:val="clear" w:color="auto" w:fill="FFFFFF"/>
              </w:rPr>
              <w:lastRenderedPageBreak/>
              <w:t>Wan Z, Wang X, Liu C, et al. Efficient large language models: A survey[J]. arXiv preprint arXiv:2312.03863, 2023.</w:t>
            </w:r>
            <w:bookmarkEnd w:id="318"/>
          </w:p>
          <w:p w14:paraId="01BF9CC1" w14:textId="7DFD7934"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19" w:name="_Ref227334741"/>
            <w:r w:rsidRPr="00B45265">
              <w:rPr>
                <w:rFonts w:ascii="Times New Roman" w:hAnsi="Times New Roman" w:cs="Times New Roman"/>
                <w:color w:val="222222"/>
                <w:sz w:val="21"/>
                <w:szCs w:val="21"/>
                <w:shd w:val="clear" w:color="auto" w:fill="FFFFFF"/>
              </w:rPr>
              <w:t>Huang J, Chang K C C. Towards reasoning in large language models: A survey[C]//Findings of the association for computational linguistics: ACL 2023. 2023: 1049-1065.</w:t>
            </w:r>
            <w:bookmarkEnd w:id="319"/>
          </w:p>
          <w:p w14:paraId="01514816" w14:textId="3A9A36C7"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20" w:name="_Ref227334755"/>
            <w:r w:rsidRPr="00B45265">
              <w:rPr>
                <w:rFonts w:ascii="Times New Roman" w:hAnsi="Times New Roman" w:cs="Times New Roman"/>
                <w:color w:val="222222"/>
                <w:sz w:val="21"/>
                <w:szCs w:val="21"/>
                <w:shd w:val="clear" w:color="auto" w:fill="FFFFFF"/>
              </w:rPr>
              <w:t>Li Z Z, Zhang D, Zhang M L, et al. From system 1 to system 2: A survey of reasoning large language models[J]. arXiv preprint arXiv:2502.17419, 2025.</w:t>
            </w:r>
            <w:bookmarkEnd w:id="320"/>
          </w:p>
          <w:p w14:paraId="579B0389" w14:textId="51A3D5BE"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321" w:name="_Ref227334848"/>
            <w:r w:rsidRPr="00B45265">
              <w:rPr>
                <w:rFonts w:ascii="Times New Roman" w:hAnsi="Times New Roman" w:cs="Times New Roman"/>
                <w:color w:val="222222"/>
                <w:sz w:val="21"/>
                <w:szCs w:val="21"/>
                <w:shd w:val="clear" w:color="auto" w:fill="FFFFFF"/>
              </w:rPr>
              <w:t>Weng Q, Xiao W, Yu Y, et al. {MLaaS} in the wild: Workload analysis and scheduling in {Large-Scale} heterogeneous {GPU} clusters[C]//19th USENIX symposium on networked systems design and implementation (NSDI 22). 2022: 945-960.</w:t>
            </w:r>
            <w:bookmarkEnd w:id="321"/>
          </w:p>
          <w:p w14:paraId="4DBCCFEA" w14:textId="757663C1"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322" w:name="_Ref227334796"/>
            <w:r w:rsidRPr="00B45265">
              <w:rPr>
                <w:rFonts w:ascii="Times New Roman" w:hAnsi="Times New Roman" w:cs="Times New Roman"/>
                <w:color w:val="222222"/>
                <w:sz w:val="21"/>
                <w:szCs w:val="21"/>
                <w:shd w:val="clear" w:color="auto" w:fill="FFFFFF"/>
              </w:rPr>
              <w:t>Hindman B, Konwinski A, Zaharia M, et al. Mesos: A platform for {Fine-Grained} resource sharing in the data center[C]//8th USENIX Symposium on Networked Systems Design and Implementation (NSDI 11). 2011.</w:t>
            </w:r>
            <w:bookmarkEnd w:id="322"/>
          </w:p>
          <w:p w14:paraId="31831122" w14:textId="77C21CDD" w:rsidR="00542908" w:rsidRDefault="00542908" w:rsidP="00542908">
            <w:pPr>
              <w:numPr>
                <w:ilvl w:val="0"/>
                <w:numId w:val="8"/>
              </w:numPr>
              <w:spacing w:line="400" w:lineRule="exact"/>
              <w:rPr>
                <w:rFonts w:ascii="Times New Roman" w:hAnsi="Times New Roman" w:cs="Times New Roman"/>
                <w:color w:val="222222"/>
                <w:sz w:val="21"/>
                <w:szCs w:val="21"/>
                <w:shd w:val="clear" w:color="auto" w:fill="FFFFFF"/>
              </w:rPr>
            </w:pPr>
            <w:bookmarkStart w:id="323" w:name="_Ref227334803"/>
            <w:r w:rsidRPr="00B45265">
              <w:rPr>
                <w:rFonts w:ascii="Times New Roman" w:hAnsi="Times New Roman" w:cs="Times New Roman"/>
                <w:color w:val="222222"/>
                <w:sz w:val="21"/>
                <w:szCs w:val="21"/>
                <w:shd w:val="clear" w:color="auto" w:fill="FFFFFF"/>
              </w:rPr>
              <w:t>Mohan J, Phanishayee A, Kulkarni J, et al. Synergy: Resource sensitive DNN scheduling in multi-tenant clusters[J]. arXiv preprint arXiv:2110.06073, 2021.</w:t>
            </w:r>
            <w:bookmarkEnd w:id="323"/>
          </w:p>
          <w:p w14:paraId="2F95F817" w14:textId="572C465A" w:rsidR="004B341B" w:rsidRDefault="004B341B" w:rsidP="004B341B">
            <w:pPr>
              <w:numPr>
                <w:ilvl w:val="0"/>
                <w:numId w:val="8"/>
              </w:numPr>
              <w:spacing w:line="400" w:lineRule="exact"/>
              <w:rPr>
                <w:rFonts w:ascii="Times New Roman" w:hAnsi="Times New Roman" w:cs="Times New Roman"/>
                <w:color w:val="222222"/>
                <w:sz w:val="21"/>
                <w:szCs w:val="21"/>
                <w:shd w:val="clear" w:color="auto" w:fill="FFFFFF"/>
              </w:rPr>
            </w:pPr>
            <w:bookmarkStart w:id="324" w:name="_Ref227334816"/>
            <w:r w:rsidRPr="00B45265">
              <w:rPr>
                <w:rFonts w:ascii="Times New Roman" w:hAnsi="Times New Roman" w:cs="Times New Roman"/>
                <w:color w:val="222222"/>
                <w:sz w:val="21"/>
                <w:szCs w:val="21"/>
                <w:shd w:val="clear" w:color="auto" w:fill="FFFFFF"/>
              </w:rPr>
              <w:t>Senjab K, Abbas S, Ahmed N, et al. A survey of Kubernetes scheduling algorithms[J]. Journal of Cloud Computing, 2023, 12(1): 87.</w:t>
            </w:r>
            <w:bookmarkEnd w:id="324"/>
          </w:p>
          <w:p w14:paraId="286EF9A4" w14:textId="7A952F8D" w:rsidR="004B341B" w:rsidRDefault="004B341B" w:rsidP="004B341B">
            <w:pPr>
              <w:numPr>
                <w:ilvl w:val="0"/>
                <w:numId w:val="8"/>
              </w:numPr>
              <w:spacing w:line="400" w:lineRule="exact"/>
              <w:rPr>
                <w:rFonts w:ascii="Times New Roman" w:hAnsi="Times New Roman" w:cs="Times New Roman"/>
                <w:color w:val="222222"/>
                <w:sz w:val="21"/>
                <w:szCs w:val="21"/>
                <w:shd w:val="clear" w:color="auto" w:fill="FFFFFF"/>
              </w:rPr>
            </w:pPr>
            <w:bookmarkStart w:id="325" w:name="_Ref227334824"/>
            <w:r w:rsidRPr="00B45265">
              <w:rPr>
                <w:rFonts w:ascii="Times New Roman" w:hAnsi="Times New Roman" w:cs="Times New Roman"/>
                <w:color w:val="222222"/>
                <w:sz w:val="21"/>
                <w:szCs w:val="21"/>
                <w:shd w:val="clear" w:color="auto" w:fill="FFFFFF"/>
              </w:rPr>
              <w:t>Hsieh T T, Lee C R. Voda: A gpu scheduling platform for elastic deep learning in kubernetes clusters[C]//2023 IEEE International Conference on Cloud Engineering (IC2E). IEEE, 2023: 131-140.</w:t>
            </w:r>
            <w:bookmarkEnd w:id="325"/>
          </w:p>
          <w:p w14:paraId="1EBF5545" w14:textId="734EBDAA" w:rsidR="007C16FA" w:rsidRDefault="007C16FA" w:rsidP="007C16FA">
            <w:pPr>
              <w:numPr>
                <w:ilvl w:val="0"/>
                <w:numId w:val="8"/>
              </w:numPr>
              <w:spacing w:line="400" w:lineRule="exact"/>
              <w:rPr>
                <w:rFonts w:ascii="Times New Roman" w:hAnsi="Times New Roman" w:cs="Times New Roman"/>
                <w:color w:val="222222"/>
                <w:sz w:val="21"/>
                <w:szCs w:val="21"/>
                <w:shd w:val="clear" w:color="auto" w:fill="FFFFFF"/>
              </w:rPr>
            </w:pPr>
            <w:bookmarkStart w:id="326" w:name="_Ref227334831"/>
            <w:r w:rsidRPr="00B45265">
              <w:rPr>
                <w:rFonts w:ascii="Times New Roman" w:hAnsi="Times New Roman" w:cs="Times New Roman"/>
                <w:color w:val="222222"/>
                <w:sz w:val="21"/>
                <w:szCs w:val="21"/>
                <w:shd w:val="clear" w:color="auto" w:fill="FFFFFF"/>
              </w:rPr>
              <w:t>Rac S, Brorsson M. Cost-effective scheduling for kubernetes in the edge-to-cloud continuum[C]//2023 IEEE International Conference on Cloud Engineering (IC2E). IEEE, 2023: 153-160.</w:t>
            </w:r>
            <w:bookmarkEnd w:id="326"/>
          </w:p>
          <w:p w14:paraId="5B67D842" w14:textId="4E744A58" w:rsidR="00844FCB" w:rsidRPr="00844FCB" w:rsidRDefault="00844FCB" w:rsidP="00844FCB">
            <w:pPr>
              <w:numPr>
                <w:ilvl w:val="0"/>
                <w:numId w:val="8"/>
              </w:numPr>
              <w:spacing w:line="400" w:lineRule="exact"/>
              <w:rPr>
                <w:rFonts w:ascii="Times New Roman" w:hAnsi="Times New Roman" w:cs="Times New Roman"/>
                <w:color w:val="222222"/>
                <w:sz w:val="21"/>
                <w:szCs w:val="21"/>
                <w:shd w:val="clear" w:color="auto" w:fill="FFFFFF"/>
              </w:rPr>
            </w:pPr>
            <w:bookmarkStart w:id="327" w:name="_Ref227334947"/>
            <w:r w:rsidRPr="00B45265">
              <w:rPr>
                <w:rFonts w:ascii="Times New Roman" w:hAnsi="Times New Roman" w:cs="Times New Roman"/>
                <w:color w:val="222222"/>
                <w:sz w:val="21"/>
                <w:szCs w:val="21"/>
                <w:shd w:val="clear" w:color="auto" w:fill="FFFFFF"/>
              </w:rPr>
              <w:t>Ghodsi A, Zaharia M, Hindman B, et al. Dominant resource fairness: Fair allocation of multiple resource types[C]//8th USENIX symposium on networked systems design and implementation (NSDI 11). 2011.</w:t>
            </w:r>
            <w:bookmarkEnd w:id="327"/>
          </w:p>
          <w:p w14:paraId="7976F7B1" w14:textId="26B0983B"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28" w:name="_Ref227334955"/>
            <w:r w:rsidRPr="00B45265">
              <w:rPr>
                <w:rFonts w:ascii="Times New Roman" w:hAnsi="Times New Roman" w:cs="Times New Roman"/>
                <w:color w:val="222222"/>
                <w:sz w:val="21"/>
                <w:szCs w:val="21"/>
                <w:shd w:val="clear" w:color="auto" w:fill="FFFFFF"/>
              </w:rPr>
              <w:t xml:space="preserve">Grandl R, Ananthanarayanan G, Kandula S, et al. </w:t>
            </w:r>
            <w:proofErr w:type="gramStart"/>
            <w:r w:rsidRPr="00B45265">
              <w:rPr>
                <w:rFonts w:ascii="Times New Roman" w:hAnsi="Times New Roman" w:cs="Times New Roman"/>
                <w:color w:val="222222"/>
                <w:sz w:val="21"/>
                <w:szCs w:val="21"/>
                <w:shd w:val="clear" w:color="auto" w:fill="FFFFFF"/>
              </w:rPr>
              <w:t>Multi-resource</w:t>
            </w:r>
            <w:proofErr w:type="gramEnd"/>
            <w:r w:rsidRPr="00B45265">
              <w:rPr>
                <w:rFonts w:ascii="Times New Roman" w:hAnsi="Times New Roman" w:cs="Times New Roman"/>
                <w:color w:val="222222"/>
                <w:sz w:val="21"/>
                <w:szCs w:val="21"/>
                <w:shd w:val="clear" w:color="auto" w:fill="FFFFFF"/>
              </w:rPr>
              <w:t xml:space="preserve"> packing for cluster schedulers[J]. ACM SIGCOMM Computer Communication Review, 2014, 44(4): 455-466.</w:t>
            </w:r>
            <w:bookmarkEnd w:id="328"/>
          </w:p>
          <w:p w14:paraId="22A8D897" w14:textId="633E55A8"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29" w:name="_Ref227334990"/>
            <w:r w:rsidRPr="00B45265">
              <w:rPr>
                <w:rFonts w:ascii="Times New Roman" w:hAnsi="Times New Roman" w:cs="Times New Roman"/>
                <w:color w:val="222222"/>
                <w:sz w:val="21"/>
                <w:szCs w:val="21"/>
                <w:shd w:val="clear" w:color="auto" w:fill="FFFFFF"/>
              </w:rPr>
              <w:t>Gu J, Chowdhury M, Shin K G, et al. Tiresias: A {GPU} cluster manager for distributed deep learning[C]//16th USENIX Symposium on Networked Systems Design and Implementation (NSDI 19). 2019: 485-500.</w:t>
            </w:r>
            <w:bookmarkEnd w:id="329"/>
          </w:p>
          <w:p w14:paraId="78110EA3" w14:textId="5BFD0A73"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0" w:name="_Ref227334998"/>
            <w:r w:rsidRPr="00B45265">
              <w:rPr>
                <w:rFonts w:ascii="Times New Roman" w:hAnsi="Times New Roman" w:cs="Times New Roman"/>
                <w:color w:val="222222"/>
                <w:sz w:val="21"/>
                <w:szCs w:val="21"/>
                <w:shd w:val="clear" w:color="auto" w:fill="FFFFFF"/>
              </w:rPr>
              <w:t>Xiao W, Bhardwaj R, Ramjee R, et al. Gandiva: Introspective cluster scheduling for deep learning[C]//13th USENIX Symposium on Operating Systems Design and Implementation (OSDI 18). 2018: 595-610.</w:t>
            </w:r>
            <w:bookmarkEnd w:id="330"/>
          </w:p>
          <w:p w14:paraId="2DC51298" w14:textId="00C3504B"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1" w:name="_Ref227335022"/>
            <w:r w:rsidRPr="00B45265">
              <w:rPr>
                <w:rFonts w:ascii="Times New Roman" w:hAnsi="Times New Roman" w:cs="Times New Roman"/>
                <w:color w:val="222222"/>
                <w:sz w:val="21"/>
                <w:szCs w:val="21"/>
                <w:shd w:val="clear" w:color="auto" w:fill="FFFFFF"/>
              </w:rPr>
              <w:t>Han Z, Zhou R, Xu C, et al. Inss: An intelligent scheduling orchestrator for multi-gpu inference with spatio-temporal sharing[J]. IEEE Transactions on Parallel and Distributed Systems, 2024, 35(10): 1735-1748.</w:t>
            </w:r>
            <w:bookmarkEnd w:id="331"/>
          </w:p>
          <w:p w14:paraId="4ADEB0F4" w14:textId="23AE4E91"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2" w:name="_Ref227335032"/>
            <w:r w:rsidRPr="00B45265">
              <w:rPr>
                <w:rFonts w:ascii="Times New Roman" w:hAnsi="Times New Roman" w:cs="Times New Roman"/>
                <w:color w:val="222222"/>
                <w:sz w:val="21"/>
                <w:szCs w:val="21"/>
                <w:shd w:val="clear" w:color="auto" w:fill="FFFFFF"/>
              </w:rPr>
              <w:t>Chen Z, Zhao X, Zhi C, et al. Deepboot: Dynamic scheduling system for training and inference deep learning tasks in gpu cluster[J]. IEEE transactions on parallel and distributed systems, 2023, 34(9): 2553-2567.</w:t>
            </w:r>
            <w:bookmarkEnd w:id="332"/>
          </w:p>
          <w:p w14:paraId="7FBF9301" w14:textId="2E9EB817"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3" w:name="_Ref227334978"/>
            <w:r w:rsidRPr="00B45265">
              <w:rPr>
                <w:rFonts w:ascii="Times New Roman" w:hAnsi="Times New Roman" w:cs="Times New Roman"/>
                <w:color w:val="222222"/>
                <w:sz w:val="21"/>
                <w:szCs w:val="21"/>
                <w:shd w:val="clear" w:color="auto" w:fill="FFFFFF"/>
              </w:rPr>
              <w:t>Zeng L, Zhang G, Peng J, et al. Kant: An Efficient Unified Scheduling System for Large-Scale AI Clusters[J]. arXiv preprint arXiv:2510.01256, 2025.</w:t>
            </w:r>
            <w:bookmarkEnd w:id="333"/>
          </w:p>
          <w:p w14:paraId="63961D72" w14:textId="3216B304"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4" w:name="_Ref227334968"/>
            <w:r w:rsidRPr="00B45265">
              <w:rPr>
                <w:rFonts w:ascii="Times New Roman" w:hAnsi="Times New Roman" w:cs="Times New Roman"/>
                <w:color w:val="222222"/>
                <w:sz w:val="21"/>
                <w:szCs w:val="21"/>
                <w:shd w:val="clear" w:color="auto" w:fill="FFFFFF"/>
              </w:rPr>
              <w:lastRenderedPageBreak/>
              <w:t>Struhár V, Craciunas S S, Ashjaei M, et al. Hierarchical resource orchestration framework for real-time containers[J]. ACM Transactions on Embedded Computing Systems, 2024, 23(1): 1-24.</w:t>
            </w:r>
            <w:bookmarkEnd w:id="334"/>
          </w:p>
          <w:p w14:paraId="3E350245" w14:textId="611D08DD" w:rsidR="00B45265" w:rsidRDefault="00B45265" w:rsidP="00F52B56">
            <w:pPr>
              <w:numPr>
                <w:ilvl w:val="0"/>
                <w:numId w:val="8"/>
              </w:numPr>
              <w:spacing w:line="400" w:lineRule="exact"/>
              <w:rPr>
                <w:rFonts w:ascii="Times New Roman" w:hAnsi="Times New Roman" w:cs="Times New Roman"/>
                <w:color w:val="222222"/>
                <w:sz w:val="21"/>
                <w:szCs w:val="21"/>
                <w:shd w:val="clear" w:color="auto" w:fill="FFFFFF"/>
              </w:rPr>
            </w:pPr>
            <w:bookmarkStart w:id="335" w:name="_Ref227335040"/>
            <w:r w:rsidRPr="00B45265">
              <w:rPr>
                <w:rFonts w:ascii="Times New Roman" w:hAnsi="Times New Roman" w:cs="Times New Roman"/>
                <w:color w:val="222222"/>
                <w:sz w:val="21"/>
                <w:szCs w:val="21"/>
                <w:shd w:val="clear" w:color="auto" w:fill="FFFFFF"/>
              </w:rPr>
              <w:t>Wu B, Zhang Z, Bai Z, et al. Transparent {GPU} sharing in container clouds for deep learning workloads[C]//20th USENIX Symposium on Networked Systems Design and Implementation (NSDI 23). 2023: 69-85.</w:t>
            </w:r>
            <w:bookmarkEnd w:id="335"/>
          </w:p>
          <w:p w14:paraId="5DFA51DE" w14:textId="77777777" w:rsidR="009B6968" w:rsidRPr="00B45265" w:rsidRDefault="009B6968">
            <w:pPr>
              <w:spacing w:line="400" w:lineRule="exact"/>
              <w:jc w:val="center"/>
              <w:rPr>
                <w:sz w:val="28"/>
                <w:szCs w:val="28"/>
              </w:rPr>
            </w:pPr>
          </w:p>
          <w:p w14:paraId="67239B12" w14:textId="77777777" w:rsidR="009B6968" w:rsidRPr="0092049B" w:rsidRDefault="009B6968">
            <w:pPr>
              <w:spacing w:line="400" w:lineRule="exact"/>
              <w:jc w:val="center"/>
            </w:pPr>
          </w:p>
          <w:p w14:paraId="5C00F12E" w14:textId="77777777" w:rsidR="009B6968" w:rsidRPr="0092049B" w:rsidRDefault="009B6968">
            <w:pPr>
              <w:spacing w:line="400" w:lineRule="exact"/>
              <w:jc w:val="center"/>
            </w:pPr>
          </w:p>
          <w:p w14:paraId="2B316447" w14:textId="77777777" w:rsidR="009B6968" w:rsidRPr="0092049B" w:rsidRDefault="009B6968">
            <w:pPr>
              <w:spacing w:line="440" w:lineRule="exact"/>
              <w:jc w:val="center"/>
            </w:pPr>
            <w:r w:rsidRPr="0092049B">
              <w:rPr>
                <w:rFonts w:hint="eastAsia"/>
              </w:rPr>
              <w:t xml:space="preserve">                                 研究生签名</w:t>
            </w:r>
          </w:p>
          <w:p w14:paraId="20E0C738" w14:textId="77777777" w:rsidR="009B6968" w:rsidRPr="0092049B" w:rsidRDefault="009B6968">
            <w:pPr>
              <w:spacing w:line="400" w:lineRule="exact"/>
            </w:pPr>
            <w:r w:rsidRPr="0092049B">
              <w:rPr>
                <w:rFonts w:hint="eastAsia"/>
              </w:rPr>
              <w:t xml:space="preserve">                                                  年    月    日</w:t>
            </w:r>
          </w:p>
          <w:p w14:paraId="6A47777F" w14:textId="77777777" w:rsidR="009B6968" w:rsidRPr="0092049B" w:rsidRDefault="009B6968">
            <w:pPr>
              <w:spacing w:line="400" w:lineRule="exact"/>
            </w:pPr>
            <w:r w:rsidRPr="0092049B">
              <w:rPr>
                <w:rFonts w:hint="eastAsia"/>
              </w:rPr>
              <w:t>（注：本页不够可附页）</w:t>
            </w:r>
          </w:p>
          <w:p w14:paraId="52C04044" w14:textId="77777777" w:rsidR="00FD2C9E" w:rsidRPr="0092049B" w:rsidRDefault="00FD2C9E">
            <w:pPr>
              <w:spacing w:line="400" w:lineRule="exact"/>
            </w:pPr>
          </w:p>
        </w:tc>
      </w:tr>
      <w:tr w:rsidR="00D33E0E" w14:paraId="3606ABFD" w14:textId="77777777" w:rsidTr="005E5799">
        <w:trPr>
          <w:trHeight w:val="20"/>
          <w:jc w:val="center"/>
        </w:trPr>
        <w:tc>
          <w:tcPr>
            <w:tcW w:w="5000" w:type="pct"/>
            <w:gridSpan w:val="10"/>
          </w:tcPr>
          <w:p w14:paraId="0822B1AB" w14:textId="77777777" w:rsidR="00D33E0E" w:rsidRPr="0092049B" w:rsidRDefault="00D33E0E" w:rsidP="008A0CEF">
            <w:pPr>
              <w:spacing w:line="400" w:lineRule="exact"/>
            </w:pPr>
          </w:p>
        </w:tc>
      </w:tr>
    </w:tbl>
    <w:p w14:paraId="3900CB99" w14:textId="77777777" w:rsidR="009B6968" w:rsidRDefault="009B6968">
      <w:pPr>
        <w:spacing w:line="400" w:lineRule="exact"/>
        <w:jc w:val="center"/>
      </w:pPr>
    </w:p>
    <w:p w14:paraId="6E8F7962" w14:textId="77777777" w:rsidR="009B6968" w:rsidRDefault="009B6968">
      <w:pPr>
        <w:spacing w:after="120" w:line="400" w:lineRule="exact"/>
        <w:rPr>
          <w:rFonts w:ascii="黑体" w:eastAsia="黑体"/>
          <w:sz w:val="32"/>
        </w:rPr>
      </w:pPr>
      <w:r>
        <w:rPr>
          <w:rFonts w:ascii="黑体" w:eastAsia="黑体" w:hint="eastAsia"/>
          <w:sz w:val="32"/>
        </w:rPr>
        <w:t>二、学位论文工作实施计划</w:t>
      </w:r>
    </w:p>
    <w:p w14:paraId="11308569" w14:textId="77777777" w:rsidR="009B6968" w:rsidRDefault="009B6968">
      <w:pPr>
        <w:spacing w:line="440" w:lineRule="exact"/>
      </w:pPr>
      <w:r>
        <w:rPr>
          <w:rFonts w:hint="eastAsia"/>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9B6968" w14:paraId="3A083730" w14:textId="77777777">
        <w:trPr>
          <w:trHeight w:val="3385"/>
          <w:jc w:val="center"/>
        </w:trPr>
        <w:tc>
          <w:tcPr>
            <w:tcW w:w="5000" w:type="pct"/>
          </w:tcPr>
          <w:p w14:paraId="0D7ADAB3" w14:textId="77777777" w:rsidR="002F13A6" w:rsidRDefault="002F13A6" w:rsidP="002F13A6">
            <w:pPr>
              <w:spacing w:line="360" w:lineRule="auto"/>
              <w:rPr>
                <w:b/>
                <w:bCs/>
                <w:spacing w:val="-6"/>
              </w:rPr>
            </w:pPr>
            <w:r>
              <w:rPr>
                <w:rFonts w:hint="eastAsia"/>
                <w:b/>
                <w:bCs/>
                <w:spacing w:val="-6"/>
              </w:rPr>
              <w:t>理论成果</w:t>
            </w:r>
          </w:p>
          <w:p w14:paraId="3D24B86E" w14:textId="16B685CF" w:rsidR="002F13A6" w:rsidRPr="00C17E7A" w:rsidRDefault="002F13A6" w:rsidP="002F13A6">
            <w:pPr>
              <w:spacing w:line="360" w:lineRule="auto"/>
              <w:rPr>
                <w:spacing w:val="-2"/>
              </w:rPr>
            </w:pPr>
            <w:r>
              <w:rPr>
                <w:rFonts w:hint="eastAsia"/>
                <w:spacing w:val="-6"/>
              </w:rPr>
              <w:t>（1）</w:t>
            </w:r>
            <w:r w:rsidR="00C17E7A" w:rsidRPr="00C17E7A">
              <w:rPr>
                <w:spacing w:val="-2"/>
              </w:rPr>
              <w:t>面向分布式推理任务的通信模式抽取与代价预测方法</w:t>
            </w:r>
          </w:p>
          <w:p w14:paraId="52BB0E9F" w14:textId="0B167913" w:rsidR="00C17E7A" w:rsidRPr="00C17E7A" w:rsidRDefault="002F13A6" w:rsidP="00C17E7A">
            <w:pPr>
              <w:tabs>
                <w:tab w:val="left" w:pos="8349"/>
              </w:tabs>
              <w:spacing w:line="360" w:lineRule="auto"/>
            </w:pPr>
            <w:r>
              <w:rPr>
                <w:rFonts w:hint="eastAsia"/>
                <w:spacing w:val="-2"/>
              </w:rPr>
              <w:t>（2）</w:t>
            </w:r>
            <w:r w:rsidR="00C17E7A" w:rsidRPr="00C17E7A">
              <w:t>面向边缘集群的通信感知与细粒度资源协同调度机制</w:t>
            </w:r>
          </w:p>
          <w:p w14:paraId="44C41EAA" w14:textId="6D2CBD28" w:rsidR="002F13A6" w:rsidRPr="000A3081" w:rsidRDefault="002F13A6" w:rsidP="002F13A6">
            <w:pPr>
              <w:tabs>
                <w:tab w:val="left" w:pos="8349"/>
              </w:tabs>
              <w:spacing w:line="360" w:lineRule="auto"/>
              <w:rPr>
                <w:spacing w:val="-2"/>
              </w:rPr>
            </w:pPr>
          </w:p>
          <w:p w14:paraId="32D93D45" w14:textId="77777777" w:rsidR="002F13A6" w:rsidRDefault="002F13A6" w:rsidP="002F13A6">
            <w:pPr>
              <w:spacing w:line="360" w:lineRule="auto"/>
              <w:rPr>
                <w:b/>
                <w:bCs/>
                <w:spacing w:val="-6"/>
              </w:rPr>
            </w:pPr>
            <w:r>
              <w:rPr>
                <w:rFonts w:hint="eastAsia"/>
                <w:b/>
                <w:bCs/>
                <w:spacing w:val="-6"/>
              </w:rPr>
              <w:t>系统成果</w:t>
            </w:r>
          </w:p>
          <w:p w14:paraId="53104DEB" w14:textId="57B6569C" w:rsidR="002F13A6" w:rsidRPr="00C17E7A" w:rsidRDefault="002F13A6" w:rsidP="00C17E7A">
            <w:pPr>
              <w:widowControl w:val="0"/>
              <w:spacing w:line="360" w:lineRule="auto"/>
              <w:ind w:firstLineChars="200" w:firstLine="472"/>
              <w:jc w:val="both"/>
            </w:pPr>
            <w:r>
              <w:rPr>
                <w:rFonts w:hint="eastAsia"/>
                <w:spacing w:val="-2"/>
              </w:rPr>
              <w:t>本硕士论文将根据 1）</w:t>
            </w:r>
            <w:r w:rsidR="00C17E7A" w:rsidRPr="00C17E7A">
              <w:rPr>
                <w:spacing w:val="-2"/>
              </w:rPr>
              <w:t>面向分布式推理任务的通信模式抽取与代价预测方法</w:t>
            </w:r>
            <w:r>
              <w:rPr>
                <w:rFonts w:hint="eastAsia"/>
                <w:spacing w:val="-2"/>
              </w:rPr>
              <w:t>，2）</w:t>
            </w:r>
            <w:r w:rsidR="00C17E7A" w:rsidRPr="00C17E7A">
              <w:t>面向边缘集群的通信感知与细粒度资源协同调度机制</w:t>
            </w:r>
            <w:r>
              <w:rPr>
                <w:rFonts w:hint="eastAsia"/>
                <w:spacing w:val="-2"/>
              </w:rPr>
              <w:t>，设计并实现</w:t>
            </w:r>
            <w:r w:rsidR="000A3081" w:rsidRPr="000A3081">
              <w:rPr>
                <w:rFonts w:ascii="Times New Roman" w:hAnsi="Times New Roman" w:cs="Times New Roman"/>
              </w:rPr>
              <w:t>边缘场景下基于</w:t>
            </w:r>
            <w:r w:rsidR="000A3081" w:rsidRPr="000A3081">
              <w:rPr>
                <w:rFonts w:ascii="Times New Roman" w:hAnsi="Times New Roman" w:cs="Times New Roman"/>
              </w:rPr>
              <w:t>k3s</w:t>
            </w:r>
            <w:r w:rsidR="000A3081" w:rsidRPr="000A3081">
              <w:rPr>
                <w:rFonts w:ascii="Times New Roman" w:hAnsi="Times New Roman" w:cs="Times New Roman"/>
              </w:rPr>
              <w:t>的分布式推理调度系统</w:t>
            </w:r>
            <w:r>
              <w:rPr>
                <w:rFonts w:hint="eastAsia"/>
                <w:spacing w:val="-2"/>
              </w:rPr>
              <w:t>，</w:t>
            </w:r>
            <w:r w:rsidR="000A3081" w:rsidRPr="005A4BAC">
              <w:rPr>
                <w:iCs/>
              </w:rPr>
              <w:t>提升边缘容器集群</w:t>
            </w:r>
            <w:r w:rsidR="000A3081">
              <w:rPr>
                <w:rFonts w:hint="eastAsia"/>
                <w:iCs/>
              </w:rPr>
              <w:t>中</w:t>
            </w:r>
            <w:r w:rsidR="000A3081" w:rsidRPr="005A4BAC">
              <w:rPr>
                <w:iCs/>
              </w:rPr>
              <w:t>分布式推理系统的整体执行效率。</w:t>
            </w:r>
          </w:p>
          <w:p w14:paraId="3389FFA5" w14:textId="77777777" w:rsidR="002F13A6" w:rsidRDefault="002F13A6" w:rsidP="002F13A6">
            <w:pPr>
              <w:spacing w:line="360" w:lineRule="auto"/>
              <w:rPr>
                <w:b/>
                <w:bCs/>
                <w:spacing w:val="-6"/>
              </w:rPr>
            </w:pPr>
            <w:r>
              <w:rPr>
                <w:rFonts w:hint="eastAsia"/>
                <w:b/>
                <w:bCs/>
                <w:spacing w:val="-6"/>
              </w:rPr>
              <w:t>成果形式</w:t>
            </w:r>
          </w:p>
          <w:p w14:paraId="50213D86" w14:textId="2A7C4304" w:rsidR="002F13A6" w:rsidRDefault="002F13A6" w:rsidP="002F13A6">
            <w:pPr>
              <w:tabs>
                <w:tab w:val="left" w:pos="8349"/>
              </w:tabs>
              <w:spacing w:line="360" w:lineRule="auto"/>
              <w:rPr>
                <w:spacing w:val="-2"/>
              </w:rPr>
            </w:pPr>
            <w:r>
              <w:rPr>
                <w:rFonts w:hint="eastAsia"/>
                <w:spacing w:val="-2"/>
              </w:rPr>
              <w:t>（1）在国内外核心期刊或学术会议上发表学术论文</w:t>
            </w:r>
            <w:r w:rsidRPr="000A3081">
              <w:rPr>
                <w:rFonts w:ascii="Times New Roman" w:hAnsi="Times New Roman" w:cs="Times New Roman"/>
                <w:spacing w:val="-2"/>
              </w:rPr>
              <w:t>1-2</w:t>
            </w:r>
            <w:r>
              <w:rPr>
                <w:rFonts w:hint="eastAsia"/>
                <w:spacing w:val="-2"/>
              </w:rPr>
              <w:t>篇。</w:t>
            </w:r>
          </w:p>
          <w:p w14:paraId="26421CB1" w14:textId="7074B52B" w:rsidR="002F13A6" w:rsidRDefault="002F13A6" w:rsidP="002F13A6">
            <w:pPr>
              <w:tabs>
                <w:tab w:val="left" w:pos="8349"/>
              </w:tabs>
              <w:spacing w:line="360" w:lineRule="auto"/>
              <w:rPr>
                <w:spacing w:val="-2"/>
              </w:rPr>
            </w:pPr>
            <w:r>
              <w:rPr>
                <w:rFonts w:hint="eastAsia"/>
                <w:spacing w:val="-2"/>
              </w:rPr>
              <w:t>（2）</w:t>
            </w:r>
            <w:r w:rsidRPr="002F13A6">
              <w:rPr>
                <w:rFonts w:hint="eastAsia"/>
                <w:spacing w:val="-2"/>
              </w:rPr>
              <w:t>完成东南大学</w:t>
            </w:r>
            <w:r w:rsidR="002B774E">
              <w:rPr>
                <w:rFonts w:hint="eastAsia"/>
                <w:spacing w:val="-2"/>
              </w:rPr>
              <w:t>软件</w:t>
            </w:r>
            <w:r w:rsidRPr="002F13A6">
              <w:rPr>
                <w:rFonts w:hint="eastAsia"/>
                <w:spacing w:val="-2"/>
              </w:rPr>
              <w:t>学院硕士论文</w:t>
            </w:r>
            <w:r w:rsidRPr="000A3081">
              <w:rPr>
                <w:rFonts w:ascii="Times New Roman" w:hAnsi="Times New Roman" w:cs="Times New Roman"/>
                <w:spacing w:val="-2"/>
              </w:rPr>
              <w:t>1</w:t>
            </w:r>
            <w:r w:rsidRPr="002F13A6">
              <w:rPr>
                <w:rFonts w:hint="eastAsia"/>
                <w:spacing w:val="-2"/>
              </w:rPr>
              <w:t>篇</w:t>
            </w:r>
            <w:r w:rsidR="000A3081">
              <w:rPr>
                <w:rFonts w:hint="eastAsia"/>
                <w:spacing w:val="-2"/>
              </w:rPr>
              <w:t>。</w:t>
            </w:r>
          </w:p>
          <w:p w14:paraId="51537210" w14:textId="7FF20904" w:rsidR="002F13A6" w:rsidRDefault="002F13A6" w:rsidP="002F13A6">
            <w:pPr>
              <w:tabs>
                <w:tab w:val="left" w:pos="8349"/>
              </w:tabs>
              <w:spacing w:line="360" w:lineRule="auto"/>
              <w:rPr>
                <w:spacing w:val="-2"/>
              </w:rPr>
            </w:pPr>
            <w:r>
              <w:rPr>
                <w:rFonts w:hint="eastAsia"/>
                <w:spacing w:val="-2"/>
              </w:rPr>
              <w:t>（3）</w:t>
            </w:r>
            <w:r w:rsidR="000A3081" w:rsidRPr="000A3081">
              <w:rPr>
                <w:rFonts w:ascii="Times New Roman" w:hAnsi="Times New Roman" w:cs="Times New Roman"/>
              </w:rPr>
              <w:t>边缘场景下基于</w:t>
            </w:r>
            <w:r w:rsidR="000A3081" w:rsidRPr="000A3081">
              <w:rPr>
                <w:rFonts w:ascii="Times New Roman" w:hAnsi="Times New Roman" w:cs="Times New Roman"/>
              </w:rPr>
              <w:t>k3s</w:t>
            </w:r>
            <w:r w:rsidR="000A3081" w:rsidRPr="000A3081">
              <w:rPr>
                <w:rFonts w:ascii="Times New Roman" w:hAnsi="Times New Roman" w:cs="Times New Roman"/>
              </w:rPr>
              <w:t>的分布式推理调度系统</w:t>
            </w:r>
            <w:r>
              <w:rPr>
                <w:rFonts w:hint="eastAsia"/>
                <w:spacing w:val="-2"/>
              </w:rPr>
              <w:t>。</w:t>
            </w:r>
          </w:p>
          <w:p w14:paraId="094BBFC2" w14:textId="77777777" w:rsidR="009B6968" w:rsidRPr="002F13A6" w:rsidRDefault="009B6968" w:rsidP="002F13A6">
            <w:pPr>
              <w:spacing w:line="440" w:lineRule="exact"/>
            </w:pPr>
          </w:p>
        </w:tc>
      </w:tr>
    </w:tbl>
    <w:p w14:paraId="683A11BD" w14:textId="77777777" w:rsidR="009B6968" w:rsidRDefault="009B6968">
      <w:pPr>
        <w:spacing w:line="440" w:lineRule="exact"/>
      </w:pPr>
      <w:r>
        <w:rPr>
          <w:rFonts w:hint="eastAsia"/>
        </w:rPr>
        <w:t>（二）论文工作进度与安排</w:t>
      </w:r>
    </w:p>
    <w:tbl>
      <w:tblPr>
        <w:tblW w:w="4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8"/>
        <w:gridCol w:w="4572"/>
        <w:gridCol w:w="2574"/>
      </w:tblGrid>
      <w:tr w:rsidR="009B6968" w14:paraId="0812C54C" w14:textId="77777777" w:rsidTr="00847B9F">
        <w:trPr>
          <w:trHeight w:val="480"/>
          <w:jc w:val="center"/>
        </w:trPr>
        <w:tc>
          <w:tcPr>
            <w:tcW w:w="1272" w:type="pct"/>
            <w:vAlign w:val="center"/>
          </w:tcPr>
          <w:p w14:paraId="16C76FAE" w14:textId="77777777" w:rsidR="009B6968" w:rsidRDefault="009B6968">
            <w:pPr>
              <w:spacing w:line="240" w:lineRule="exact"/>
              <w:jc w:val="center"/>
            </w:pPr>
            <w:r>
              <w:rPr>
                <w:rFonts w:hint="eastAsia"/>
              </w:rPr>
              <w:t>起讫</w:t>
            </w:r>
          </w:p>
          <w:p w14:paraId="7C142EE3" w14:textId="77777777" w:rsidR="009B6968" w:rsidRDefault="009B6968">
            <w:pPr>
              <w:spacing w:line="240" w:lineRule="exact"/>
              <w:jc w:val="center"/>
            </w:pPr>
            <w:r>
              <w:rPr>
                <w:rFonts w:hint="eastAsia"/>
              </w:rPr>
              <w:t>日期</w:t>
            </w:r>
          </w:p>
        </w:tc>
        <w:tc>
          <w:tcPr>
            <w:tcW w:w="2385" w:type="pct"/>
            <w:vAlign w:val="center"/>
          </w:tcPr>
          <w:p w14:paraId="2D57C203" w14:textId="77777777" w:rsidR="009B6968" w:rsidRDefault="009B6968">
            <w:pPr>
              <w:spacing w:line="240" w:lineRule="exact"/>
              <w:jc w:val="center"/>
            </w:pPr>
            <w:r>
              <w:rPr>
                <w:rFonts w:hint="eastAsia"/>
              </w:rPr>
              <w:t>工  作  内  容  和  要  求</w:t>
            </w:r>
          </w:p>
        </w:tc>
        <w:tc>
          <w:tcPr>
            <w:tcW w:w="1343" w:type="pct"/>
            <w:vAlign w:val="center"/>
          </w:tcPr>
          <w:p w14:paraId="1ABAB732" w14:textId="77777777" w:rsidR="009B6968" w:rsidRDefault="009B6968">
            <w:pPr>
              <w:spacing w:line="240" w:lineRule="exact"/>
              <w:jc w:val="center"/>
            </w:pPr>
            <w:r>
              <w:rPr>
                <w:rFonts w:hint="eastAsia"/>
              </w:rPr>
              <w:t>备  注</w:t>
            </w:r>
          </w:p>
        </w:tc>
      </w:tr>
      <w:tr w:rsidR="00847B9F" w14:paraId="063E04FE" w14:textId="77777777" w:rsidTr="00847B9F">
        <w:trPr>
          <w:trHeight w:val="332"/>
          <w:jc w:val="center"/>
        </w:trPr>
        <w:tc>
          <w:tcPr>
            <w:tcW w:w="1272" w:type="pct"/>
          </w:tcPr>
          <w:p w14:paraId="532796B3" w14:textId="72DE49CF" w:rsidR="00847B9F" w:rsidRDefault="00847B9F">
            <w:pPr>
              <w:pStyle w:val="TableText"/>
              <w:widowControl w:val="0"/>
              <w:spacing w:before="50"/>
              <w:rPr>
                <w:rFonts w:cs="Times New Roman"/>
                <w:kern w:val="2"/>
              </w:rPr>
            </w:pPr>
            <w:r>
              <w:rPr>
                <w:rFonts w:cs="Times New Roman" w:hint="eastAsia"/>
                <w:spacing w:val="4"/>
                <w:kern w:val="2"/>
              </w:rPr>
              <w:t>202</w:t>
            </w:r>
            <w:r w:rsidR="000A3081">
              <w:rPr>
                <w:rFonts w:cs="Times New Roman" w:hint="eastAsia"/>
                <w:spacing w:val="4"/>
                <w:kern w:val="2"/>
              </w:rPr>
              <w:t>5</w:t>
            </w:r>
            <w:r>
              <w:rPr>
                <w:rFonts w:cs="Times New Roman" w:hint="eastAsia"/>
                <w:spacing w:val="4"/>
                <w:kern w:val="2"/>
              </w:rPr>
              <w:t>年09月-12月</w:t>
            </w:r>
          </w:p>
        </w:tc>
        <w:tc>
          <w:tcPr>
            <w:tcW w:w="2385" w:type="pct"/>
          </w:tcPr>
          <w:p w14:paraId="30CD43AB" w14:textId="77777777" w:rsidR="00847B9F" w:rsidRDefault="00847B9F">
            <w:pPr>
              <w:pStyle w:val="TableText"/>
              <w:widowControl w:val="0"/>
              <w:spacing w:before="52"/>
              <w:rPr>
                <w:rFonts w:cs="Times New Roman"/>
                <w:kern w:val="2"/>
              </w:rPr>
            </w:pPr>
            <w:r>
              <w:rPr>
                <w:rFonts w:cs="Times New Roman" w:hint="eastAsia"/>
                <w:spacing w:val="13"/>
                <w:kern w:val="2"/>
              </w:rPr>
              <w:t>进行相关理论学习；</w:t>
            </w:r>
          </w:p>
        </w:tc>
        <w:tc>
          <w:tcPr>
            <w:tcW w:w="1343" w:type="pct"/>
          </w:tcPr>
          <w:p w14:paraId="4DA9CD83" w14:textId="77777777" w:rsidR="00847B9F" w:rsidRDefault="00847B9F" w:rsidP="00847B9F">
            <w:pPr>
              <w:spacing w:line="240" w:lineRule="exact"/>
              <w:jc w:val="center"/>
            </w:pPr>
          </w:p>
        </w:tc>
      </w:tr>
      <w:tr w:rsidR="00847B9F" w14:paraId="73DB0B0C" w14:textId="77777777" w:rsidTr="00847B9F">
        <w:trPr>
          <w:trHeight w:val="293"/>
          <w:jc w:val="center"/>
        </w:trPr>
        <w:tc>
          <w:tcPr>
            <w:tcW w:w="1272" w:type="pct"/>
          </w:tcPr>
          <w:p w14:paraId="1452350E" w14:textId="440E1C91" w:rsidR="00847B9F" w:rsidRDefault="00847B9F">
            <w:pPr>
              <w:pStyle w:val="TableText"/>
              <w:widowControl w:val="0"/>
              <w:spacing w:before="31"/>
              <w:rPr>
                <w:rFonts w:cs="Times New Roman"/>
                <w:kern w:val="2"/>
              </w:rPr>
            </w:pPr>
            <w:r>
              <w:rPr>
                <w:rFonts w:cs="Times New Roman" w:hint="eastAsia"/>
                <w:spacing w:val="4"/>
                <w:kern w:val="2"/>
              </w:rPr>
              <w:t>202</w:t>
            </w:r>
            <w:r w:rsidR="000A3081">
              <w:rPr>
                <w:rFonts w:cs="Times New Roman" w:hint="eastAsia"/>
                <w:spacing w:val="4"/>
                <w:kern w:val="2"/>
              </w:rPr>
              <w:t>6</w:t>
            </w:r>
            <w:r>
              <w:rPr>
                <w:rFonts w:cs="Times New Roman" w:hint="eastAsia"/>
                <w:spacing w:val="4"/>
                <w:kern w:val="2"/>
              </w:rPr>
              <w:t>年01月-05月</w:t>
            </w:r>
          </w:p>
        </w:tc>
        <w:tc>
          <w:tcPr>
            <w:tcW w:w="2385" w:type="pct"/>
          </w:tcPr>
          <w:p w14:paraId="30CA1714" w14:textId="77777777" w:rsidR="00847B9F" w:rsidRDefault="00847B9F">
            <w:pPr>
              <w:pStyle w:val="TableText"/>
              <w:widowControl w:val="0"/>
              <w:spacing w:before="31"/>
              <w:rPr>
                <w:rFonts w:cs="Times New Roman"/>
                <w:kern w:val="2"/>
              </w:rPr>
            </w:pPr>
            <w:r>
              <w:rPr>
                <w:rFonts w:cs="Times New Roman" w:hint="eastAsia"/>
                <w:spacing w:val="7"/>
                <w:kern w:val="2"/>
              </w:rPr>
              <w:t>阅读文献，完成理论分析和方案设计；</w:t>
            </w:r>
          </w:p>
        </w:tc>
        <w:tc>
          <w:tcPr>
            <w:tcW w:w="1343" w:type="pct"/>
          </w:tcPr>
          <w:p w14:paraId="53E42E8F" w14:textId="77777777" w:rsidR="00847B9F" w:rsidRDefault="00847B9F" w:rsidP="00847B9F">
            <w:pPr>
              <w:spacing w:line="240" w:lineRule="exact"/>
              <w:jc w:val="center"/>
            </w:pPr>
          </w:p>
        </w:tc>
      </w:tr>
      <w:tr w:rsidR="00847B9F" w14:paraId="63F518D0" w14:textId="77777777" w:rsidTr="00847B9F">
        <w:trPr>
          <w:trHeight w:val="312"/>
          <w:jc w:val="center"/>
        </w:trPr>
        <w:tc>
          <w:tcPr>
            <w:tcW w:w="1272" w:type="pct"/>
          </w:tcPr>
          <w:p w14:paraId="3543C92A" w14:textId="5745AFAA" w:rsidR="00847B9F" w:rsidRDefault="00847B9F">
            <w:pPr>
              <w:pStyle w:val="TableText"/>
              <w:widowControl w:val="0"/>
              <w:spacing w:before="42"/>
              <w:rPr>
                <w:rFonts w:cs="Times New Roman"/>
                <w:kern w:val="2"/>
              </w:rPr>
            </w:pPr>
            <w:r>
              <w:rPr>
                <w:rFonts w:cs="Times New Roman" w:hint="eastAsia"/>
                <w:spacing w:val="4"/>
                <w:kern w:val="2"/>
              </w:rPr>
              <w:lastRenderedPageBreak/>
              <w:t>202</w:t>
            </w:r>
            <w:r w:rsidR="000A3081">
              <w:rPr>
                <w:rFonts w:cs="Times New Roman" w:hint="eastAsia"/>
                <w:spacing w:val="4"/>
                <w:kern w:val="2"/>
              </w:rPr>
              <w:t>6</w:t>
            </w:r>
            <w:r>
              <w:rPr>
                <w:rFonts w:cs="Times New Roman" w:hint="eastAsia"/>
                <w:spacing w:val="4"/>
                <w:kern w:val="2"/>
              </w:rPr>
              <w:t>年06月-12月</w:t>
            </w:r>
          </w:p>
        </w:tc>
        <w:tc>
          <w:tcPr>
            <w:tcW w:w="2385" w:type="pct"/>
          </w:tcPr>
          <w:p w14:paraId="04892934" w14:textId="77777777" w:rsidR="00847B9F" w:rsidRDefault="00847B9F">
            <w:pPr>
              <w:pStyle w:val="TableText"/>
              <w:widowControl w:val="0"/>
              <w:spacing w:before="42"/>
              <w:rPr>
                <w:rFonts w:cs="Times New Roman"/>
                <w:kern w:val="2"/>
              </w:rPr>
            </w:pPr>
            <w:r>
              <w:rPr>
                <w:rFonts w:cs="Times New Roman" w:hint="eastAsia"/>
                <w:spacing w:val="7"/>
                <w:kern w:val="2"/>
              </w:rPr>
              <w:t>完善理论方案，进行系统开发与测试；</w:t>
            </w:r>
          </w:p>
        </w:tc>
        <w:tc>
          <w:tcPr>
            <w:tcW w:w="1343" w:type="pct"/>
          </w:tcPr>
          <w:p w14:paraId="1CFE544F" w14:textId="77777777" w:rsidR="00847B9F" w:rsidRDefault="00847B9F" w:rsidP="00847B9F">
            <w:pPr>
              <w:spacing w:line="240" w:lineRule="exact"/>
              <w:jc w:val="center"/>
            </w:pPr>
          </w:p>
        </w:tc>
      </w:tr>
      <w:tr w:rsidR="00847B9F" w14:paraId="157072D6" w14:textId="77777777" w:rsidTr="00847B9F">
        <w:trPr>
          <w:trHeight w:val="301"/>
          <w:jc w:val="center"/>
        </w:trPr>
        <w:tc>
          <w:tcPr>
            <w:tcW w:w="1272" w:type="pct"/>
          </w:tcPr>
          <w:p w14:paraId="4CC5D3A8" w14:textId="356D1DAA" w:rsidR="00847B9F" w:rsidRDefault="00847B9F">
            <w:pPr>
              <w:pStyle w:val="TableText"/>
              <w:widowControl w:val="0"/>
              <w:spacing w:before="41"/>
              <w:rPr>
                <w:rFonts w:cs="Times New Roman"/>
                <w:kern w:val="2"/>
              </w:rPr>
            </w:pPr>
            <w:r>
              <w:rPr>
                <w:rFonts w:cs="Times New Roman" w:hint="eastAsia"/>
                <w:spacing w:val="4"/>
                <w:kern w:val="2"/>
              </w:rPr>
              <w:t>202</w:t>
            </w:r>
            <w:r w:rsidR="000A3081">
              <w:rPr>
                <w:rFonts w:cs="Times New Roman" w:hint="eastAsia"/>
                <w:spacing w:val="4"/>
                <w:kern w:val="2"/>
              </w:rPr>
              <w:t>7</w:t>
            </w:r>
            <w:r>
              <w:rPr>
                <w:rFonts w:cs="Times New Roman" w:hint="eastAsia"/>
                <w:spacing w:val="4"/>
                <w:kern w:val="2"/>
              </w:rPr>
              <w:t>年01月-04月</w:t>
            </w:r>
          </w:p>
        </w:tc>
        <w:tc>
          <w:tcPr>
            <w:tcW w:w="2385" w:type="pct"/>
          </w:tcPr>
          <w:p w14:paraId="5C55A3AE" w14:textId="77777777" w:rsidR="00847B9F" w:rsidRDefault="00847B9F">
            <w:pPr>
              <w:pStyle w:val="TableText"/>
              <w:widowControl w:val="0"/>
              <w:spacing w:before="41"/>
              <w:rPr>
                <w:rFonts w:cs="Times New Roman"/>
                <w:kern w:val="2"/>
              </w:rPr>
            </w:pPr>
            <w:r>
              <w:rPr>
                <w:rFonts w:cs="Times New Roman" w:hint="eastAsia"/>
                <w:spacing w:val="17"/>
                <w:kern w:val="2"/>
              </w:rPr>
              <w:t>毕业论文撰写；</w:t>
            </w:r>
          </w:p>
        </w:tc>
        <w:tc>
          <w:tcPr>
            <w:tcW w:w="1343" w:type="pct"/>
          </w:tcPr>
          <w:p w14:paraId="5C752745" w14:textId="77777777" w:rsidR="00847B9F" w:rsidRDefault="00847B9F" w:rsidP="00847B9F">
            <w:pPr>
              <w:spacing w:line="240" w:lineRule="exact"/>
              <w:jc w:val="center"/>
            </w:pPr>
          </w:p>
        </w:tc>
      </w:tr>
      <w:tr w:rsidR="00847B9F" w14:paraId="734B1E04" w14:textId="77777777" w:rsidTr="00847B9F">
        <w:trPr>
          <w:trHeight w:val="292"/>
          <w:jc w:val="center"/>
        </w:trPr>
        <w:tc>
          <w:tcPr>
            <w:tcW w:w="1272" w:type="pct"/>
          </w:tcPr>
          <w:p w14:paraId="15F23D62" w14:textId="49578F35" w:rsidR="00847B9F" w:rsidRDefault="00847B9F">
            <w:pPr>
              <w:pStyle w:val="TableText"/>
              <w:widowControl w:val="0"/>
              <w:spacing w:before="32"/>
              <w:rPr>
                <w:rFonts w:cs="Times New Roman"/>
                <w:kern w:val="2"/>
              </w:rPr>
            </w:pPr>
            <w:r>
              <w:rPr>
                <w:rFonts w:cs="Times New Roman" w:hint="eastAsia"/>
                <w:spacing w:val="4"/>
                <w:kern w:val="2"/>
              </w:rPr>
              <w:t>202</w:t>
            </w:r>
            <w:r w:rsidR="000A3081">
              <w:rPr>
                <w:rFonts w:cs="Times New Roman" w:hint="eastAsia"/>
                <w:spacing w:val="4"/>
                <w:kern w:val="2"/>
              </w:rPr>
              <w:t>7</w:t>
            </w:r>
            <w:r>
              <w:rPr>
                <w:rFonts w:cs="Times New Roman" w:hint="eastAsia"/>
                <w:spacing w:val="4"/>
                <w:kern w:val="2"/>
              </w:rPr>
              <w:t>年04月-06月</w:t>
            </w:r>
          </w:p>
        </w:tc>
        <w:tc>
          <w:tcPr>
            <w:tcW w:w="2385" w:type="pct"/>
          </w:tcPr>
          <w:p w14:paraId="09299094" w14:textId="77777777" w:rsidR="00847B9F" w:rsidRDefault="00847B9F">
            <w:pPr>
              <w:pStyle w:val="TableText"/>
              <w:widowControl w:val="0"/>
              <w:spacing w:before="32"/>
              <w:rPr>
                <w:rFonts w:cs="Times New Roman"/>
                <w:kern w:val="2"/>
              </w:rPr>
            </w:pPr>
            <w:r>
              <w:rPr>
                <w:rFonts w:cs="Times New Roman" w:hint="eastAsia"/>
                <w:kern w:val="2"/>
              </w:rPr>
              <w:t>准备毕业答辩。</w:t>
            </w:r>
          </w:p>
        </w:tc>
        <w:tc>
          <w:tcPr>
            <w:tcW w:w="1343" w:type="pct"/>
          </w:tcPr>
          <w:p w14:paraId="1A9C252E" w14:textId="77777777" w:rsidR="00847B9F" w:rsidRDefault="00847B9F" w:rsidP="00847B9F">
            <w:pPr>
              <w:spacing w:line="240" w:lineRule="exact"/>
              <w:jc w:val="center"/>
            </w:pPr>
          </w:p>
        </w:tc>
      </w:tr>
      <w:tr w:rsidR="009B6968" w14:paraId="61F2FF77" w14:textId="77777777" w:rsidTr="00847B9F">
        <w:trPr>
          <w:trHeight w:val="309"/>
          <w:jc w:val="center"/>
        </w:trPr>
        <w:tc>
          <w:tcPr>
            <w:tcW w:w="1272" w:type="pct"/>
          </w:tcPr>
          <w:p w14:paraId="23CB6429" w14:textId="77777777" w:rsidR="009B6968" w:rsidRDefault="009B6968">
            <w:pPr>
              <w:spacing w:line="240" w:lineRule="exact"/>
              <w:jc w:val="center"/>
            </w:pPr>
          </w:p>
        </w:tc>
        <w:tc>
          <w:tcPr>
            <w:tcW w:w="2385" w:type="pct"/>
          </w:tcPr>
          <w:p w14:paraId="4CCE312A" w14:textId="77777777" w:rsidR="009B6968" w:rsidRDefault="009B6968">
            <w:pPr>
              <w:spacing w:line="240" w:lineRule="exact"/>
              <w:jc w:val="center"/>
            </w:pPr>
          </w:p>
        </w:tc>
        <w:tc>
          <w:tcPr>
            <w:tcW w:w="1343" w:type="pct"/>
          </w:tcPr>
          <w:p w14:paraId="1D4101E9" w14:textId="77777777" w:rsidR="009B6968" w:rsidRDefault="009B6968">
            <w:pPr>
              <w:spacing w:line="240" w:lineRule="exact"/>
              <w:jc w:val="center"/>
            </w:pPr>
          </w:p>
        </w:tc>
      </w:tr>
      <w:tr w:rsidR="009B6968" w14:paraId="368D9769" w14:textId="77777777" w:rsidTr="00847B9F">
        <w:trPr>
          <w:trHeight w:val="286"/>
          <w:jc w:val="center"/>
        </w:trPr>
        <w:tc>
          <w:tcPr>
            <w:tcW w:w="1272" w:type="pct"/>
          </w:tcPr>
          <w:p w14:paraId="423F5E6F" w14:textId="77777777" w:rsidR="009B6968" w:rsidRDefault="009B6968">
            <w:pPr>
              <w:spacing w:line="240" w:lineRule="exact"/>
              <w:jc w:val="center"/>
            </w:pPr>
          </w:p>
        </w:tc>
        <w:tc>
          <w:tcPr>
            <w:tcW w:w="2385" w:type="pct"/>
          </w:tcPr>
          <w:p w14:paraId="141698E0" w14:textId="77777777" w:rsidR="009B6968" w:rsidRDefault="009B6968">
            <w:pPr>
              <w:spacing w:line="240" w:lineRule="exact"/>
              <w:jc w:val="center"/>
            </w:pPr>
          </w:p>
        </w:tc>
        <w:tc>
          <w:tcPr>
            <w:tcW w:w="1343" w:type="pct"/>
          </w:tcPr>
          <w:p w14:paraId="41F386F7" w14:textId="77777777" w:rsidR="009B6968" w:rsidRDefault="009B6968">
            <w:pPr>
              <w:spacing w:line="240" w:lineRule="exact"/>
              <w:jc w:val="center"/>
            </w:pPr>
          </w:p>
        </w:tc>
      </w:tr>
      <w:tr w:rsidR="009B6968" w14:paraId="1F92CB11" w14:textId="77777777" w:rsidTr="00847B9F">
        <w:trPr>
          <w:trHeight w:val="286"/>
          <w:jc w:val="center"/>
        </w:trPr>
        <w:tc>
          <w:tcPr>
            <w:tcW w:w="1272" w:type="pct"/>
          </w:tcPr>
          <w:p w14:paraId="70F65D46" w14:textId="77777777" w:rsidR="009B6968" w:rsidRDefault="009B6968">
            <w:pPr>
              <w:spacing w:line="240" w:lineRule="exact"/>
              <w:jc w:val="center"/>
            </w:pPr>
          </w:p>
        </w:tc>
        <w:tc>
          <w:tcPr>
            <w:tcW w:w="2385" w:type="pct"/>
          </w:tcPr>
          <w:p w14:paraId="3665473B" w14:textId="77777777" w:rsidR="009B6968" w:rsidRDefault="009B6968">
            <w:pPr>
              <w:spacing w:line="240" w:lineRule="exact"/>
              <w:jc w:val="center"/>
            </w:pPr>
          </w:p>
        </w:tc>
        <w:tc>
          <w:tcPr>
            <w:tcW w:w="1343" w:type="pct"/>
          </w:tcPr>
          <w:p w14:paraId="666A8590" w14:textId="77777777" w:rsidR="009B6968" w:rsidRDefault="009B6968">
            <w:pPr>
              <w:spacing w:line="240" w:lineRule="exact"/>
              <w:jc w:val="center"/>
            </w:pPr>
          </w:p>
        </w:tc>
      </w:tr>
      <w:tr w:rsidR="009B6968" w14:paraId="4BED5994" w14:textId="77777777" w:rsidTr="00847B9F">
        <w:trPr>
          <w:trHeight w:val="4688"/>
          <w:jc w:val="center"/>
        </w:trPr>
        <w:tc>
          <w:tcPr>
            <w:tcW w:w="1272" w:type="pct"/>
          </w:tcPr>
          <w:p w14:paraId="5D851847" w14:textId="77777777" w:rsidR="009B6968" w:rsidRDefault="009B6968">
            <w:pPr>
              <w:spacing w:line="240" w:lineRule="exact"/>
              <w:jc w:val="center"/>
            </w:pPr>
          </w:p>
          <w:p w14:paraId="5601321C" w14:textId="77777777" w:rsidR="009B6968" w:rsidRDefault="009B6968">
            <w:pPr>
              <w:spacing w:line="240" w:lineRule="exact"/>
              <w:jc w:val="center"/>
            </w:pPr>
          </w:p>
          <w:p w14:paraId="06EC3F9B" w14:textId="77777777" w:rsidR="009B6968" w:rsidRDefault="009B6968">
            <w:pPr>
              <w:spacing w:line="240" w:lineRule="exact"/>
              <w:jc w:val="center"/>
            </w:pPr>
          </w:p>
          <w:p w14:paraId="3050D236" w14:textId="77777777" w:rsidR="009B6968" w:rsidRDefault="009B6968">
            <w:pPr>
              <w:spacing w:line="240" w:lineRule="exact"/>
              <w:jc w:val="center"/>
            </w:pPr>
          </w:p>
          <w:p w14:paraId="279D1E3C" w14:textId="77777777" w:rsidR="009B6968" w:rsidRDefault="009B6968">
            <w:pPr>
              <w:spacing w:line="260" w:lineRule="exact"/>
              <w:jc w:val="center"/>
            </w:pPr>
            <w:r>
              <w:rPr>
                <w:rFonts w:hint="eastAsia"/>
              </w:rPr>
              <w:t>学校指导教师对开题报告的综合意见</w:t>
            </w:r>
          </w:p>
        </w:tc>
        <w:tc>
          <w:tcPr>
            <w:tcW w:w="3728" w:type="pct"/>
            <w:gridSpan w:val="2"/>
          </w:tcPr>
          <w:p w14:paraId="519DBB9D" w14:textId="77777777" w:rsidR="009B6968" w:rsidRDefault="009B6968">
            <w:pPr>
              <w:spacing w:line="440" w:lineRule="exact"/>
            </w:pPr>
          </w:p>
          <w:p w14:paraId="2B334B61" w14:textId="77777777" w:rsidR="009B6968" w:rsidRDefault="009B6968">
            <w:pPr>
              <w:spacing w:line="440" w:lineRule="exact"/>
            </w:pPr>
          </w:p>
          <w:p w14:paraId="69DF9DCE" w14:textId="77777777" w:rsidR="009B6968" w:rsidRDefault="009B6968">
            <w:pPr>
              <w:spacing w:line="440" w:lineRule="exact"/>
            </w:pPr>
          </w:p>
          <w:p w14:paraId="42B5D24F" w14:textId="77777777" w:rsidR="009B6968" w:rsidRDefault="009B6968">
            <w:pPr>
              <w:spacing w:line="440" w:lineRule="exact"/>
            </w:pPr>
          </w:p>
          <w:p w14:paraId="5451FECF" w14:textId="77777777" w:rsidR="009B6968" w:rsidRDefault="009B6968">
            <w:pPr>
              <w:spacing w:line="440" w:lineRule="exact"/>
            </w:pPr>
          </w:p>
          <w:p w14:paraId="68A92A6E" w14:textId="77777777" w:rsidR="009B6968" w:rsidRDefault="009B6968">
            <w:pPr>
              <w:spacing w:line="440" w:lineRule="exact"/>
            </w:pPr>
          </w:p>
          <w:p w14:paraId="3CCDB8FE" w14:textId="77777777" w:rsidR="009B6968" w:rsidRDefault="009B6968">
            <w:pPr>
              <w:spacing w:line="440" w:lineRule="exact"/>
            </w:pPr>
          </w:p>
          <w:p w14:paraId="3B3ECBDB" w14:textId="77777777" w:rsidR="009B6968" w:rsidRDefault="009B6968">
            <w:pPr>
              <w:spacing w:line="440" w:lineRule="exact"/>
            </w:pPr>
          </w:p>
          <w:p w14:paraId="731F5364" w14:textId="77777777" w:rsidR="009B6968" w:rsidRDefault="009B6968">
            <w:pPr>
              <w:spacing w:line="440" w:lineRule="exact"/>
            </w:pPr>
          </w:p>
          <w:p w14:paraId="13CF246F" w14:textId="77777777" w:rsidR="009B6968" w:rsidRDefault="009B6968">
            <w:pPr>
              <w:spacing w:line="440" w:lineRule="exact"/>
            </w:pPr>
          </w:p>
          <w:p w14:paraId="0CB5689B" w14:textId="77777777" w:rsidR="009B6968" w:rsidRDefault="009B6968">
            <w:pPr>
              <w:spacing w:line="440" w:lineRule="exact"/>
              <w:ind w:firstLine="3720"/>
            </w:pPr>
            <w:r>
              <w:rPr>
                <w:rFonts w:hint="eastAsia"/>
              </w:rPr>
              <w:t>指导教师（签字）</w:t>
            </w:r>
          </w:p>
          <w:p w14:paraId="267AB137" w14:textId="0295E5C9" w:rsidR="009B6968" w:rsidRDefault="009B6968">
            <w:pPr>
              <w:spacing w:line="440" w:lineRule="exact"/>
              <w:ind w:firstLine="3720"/>
            </w:pPr>
            <w:r>
              <w:rPr>
                <w:rFonts w:hint="eastAsia"/>
              </w:rPr>
              <w:t xml:space="preserve">            </w:t>
            </w:r>
            <w:del w:id="336" w:author="liyafei06" w:date="2026-07-05T19:35:00Z" w16du:dateUtc="2026-07-05T11:35:00Z">
              <w:r w:rsidDel="0088501A">
                <w:rPr>
                  <w:rFonts w:hint="eastAsia"/>
                </w:rPr>
                <w:delText xml:space="preserve">  </w:delText>
              </w:r>
            </w:del>
            <w:del w:id="337" w:author="liyafei06" w:date="2026-07-05T19:28:00Z" w16du:dateUtc="2026-07-05T11:28:00Z">
              <w:r w:rsidDel="00D85D60">
                <w:rPr>
                  <w:rFonts w:hint="eastAsia"/>
                </w:rPr>
                <w:delText xml:space="preserve">        </w:delText>
              </w:r>
            </w:del>
            <w:del w:id="338" w:author="liyafei06" w:date="2026-07-05T19:35:00Z" w16du:dateUtc="2026-07-05T11:35:00Z">
              <w:r w:rsidDel="0088501A">
                <w:rPr>
                  <w:rFonts w:hint="eastAsia"/>
                </w:rPr>
                <w:delText xml:space="preserve"> </w:delText>
              </w:r>
            </w:del>
            <w:r>
              <w:rPr>
                <w:rFonts w:hint="eastAsia"/>
              </w:rPr>
              <w:t>年    月    日</w:t>
            </w:r>
          </w:p>
        </w:tc>
      </w:tr>
      <w:tr w:rsidR="009B6968" w14:paraId="74447896" w14:textId="77777777" w:rsidTr="00847B9F">
        <w:trPr>
          <w:trHeight w:val="4687"/>
          <w:jc w:val="center"/>
        </w:trPr>
        <w:tc>
          <w:tcPr>
            <w:tcW w:w="1272" w:type="pct"/>
            <w:tcBorders>
              <w:bottom w:val="single" w:sz="4" w:space="0" w:color="auto"/>
            </w:tcBorders>
          </w:tcPr>
          <w:p w14:paraId="6B92715C" w14:textId="77777777" w:rsidR="009B6968" w:rsidRDefault="009B6968">
            <w:pPr>
              <w:spacing w:line="260" w:lineRule="exact"/>
              <w:jc w:val="center"/>
            </w:pPr>
          </w:p>
          <w:p w14:paraId="6C13B428" w14:textId="77777777" w:rsidR="009B6968" w:rsidRDefault="009B6968">
            <w:pPr>
              <w:spacing w:line="260" w:lineRule="exact"/>
              <w:jc w:val="center"/>
            </w:pPr>
          </w:p>
          <w:p w14:paraId="4AF3455D" w14:textId="77777777" w:rsidR="009B6968" w:rsidRDefault="009B6968">
            <w:pPr>
              <w:spacing w:line="260" w:lineRule="exact"/>
              <w:jc w:val="center"/>
            </w:pPr>
          </w:p>
          <w:p w14:paraId="71B8CABD" w14:textId="77777777" w:rsidR="009B6968" w:rsidRDefault="009B6968">
            <w:pPr>
              <w:spacing w:line="260" w:lineRule="exact"/>
              <w:jc w:val="center"/>
            </w:pPr>
          </w:p>
          <w:p w14:paraId="59469936" w14:textId="77777777" w:rsidR="009B6968" w:rsidRDefault="009B6968">
            <w:pPr>
              <w:spacing w:line="260" w:lineRule="exact"/>
              <w:jc w:val="center"/>
            </w:pPr>
          </w:p>
          <w:p w14:paraId="0470A3AF" w14:textId="77777777" w:rsidR="009B6968" w:rsidRDefault="009B6968">
            <w:pPr>
              <w:spacing w:line="360" w:lineRule="auto"/>
              <w:ind w:leftChars="-96" w:left="-230" w:rightChars="-51" w:right="-122"/>
              <w:jc w:val="center"/>
            </w:pPr>
            <w:r>
              <w:rPr>
                <w:rFonts w:hint="eastAsia"/>
              </w:rPr>
              <w:t>校外指导</w:t>
            </w:r>
          </w:p>
          <w:p w14:paraId="704415BC" w14:textId="77777777" w:rsidR="009B6968" w:rsidRDefault="009B6968">
            <w:pPr>
              <w:spacing w:line="360" w:lineRule="auto"/>
              <w:jc w:val="center"/>
            </w:pPr>
            <w:r>
              <w:rPr>
                <w:rFonts w:hint="eastAsia"/>
              </w:rPr>
              <w:t>教师对开题报告的综合意见</w:t>
            </w:r>
          </w:p>
        </w:tc>
        <w:tc>
          <w:tcPr>
            <w:tcW w:w="3728" w:type="pct"/>
            <w:gridSpan w:val="2"/>
            <w:tcBorders>
              <w:bottom w:val="single" w:sz="4" w:space="0" w:color="auto"/>
            </w:tcBorders>
          </w:tcPr>
          <w:p w14:paraId="7F02D118" w14:textId="77777777" w:rsidR="009B6968" w:rsidRDefault="009B6968">
            <w:pPr>
              <w:spacing w:line="440" w:lineRule="exact"/>
            </w:pPr>
          </w:p>
          <w:p w14:paraId="2A1C730A" w14:textId="77777777" w:rsidR="009B6968" w:rsidRDefault="009B6968">
            <w:pPr>
              <w:spacing w:line="440" w:lineRule="exact"/>
            </w:pPr>
          </w:p>
          <w:p w14:paraId="20762113" w14:textId="77777777" w:rsidR="009B6968" w:rsidRDefault="009B6968">
            <w:pPr>
              <w:spacing w:line="440" w:lineRule="exact"/>
            </w:pPr>
          </w:p>
          <w:p w14:paraId="6EDF9297" w14:textId="77777777" w:rsidR="009B6968" w:rsidRDefault="009B6968">
            <w:pPr>
              <w:spacing w:line="440" w:lineRule="exact"/>
            </w:pPr>
          </w:p>
          <w:p w14:paraId="1207B002" w14:textId="77777777" w:rsidR="009B6968" w:rsidRDefault="009B6968">
            <w:pPr>
              <w:spacing w:line="440" w:lineRule="exact"/>
            </w:pPr>
          </w:p>
          <w:p w14:paraId="4BF7E7A9" w14:textId="77777777" w:rsidR="009B6968" w:rsidRDefault="009B6968">
            <w:pPr>
              <w:spacing w:line="440" w:lineRule="exact"/>
            </w:pPr>
          </w:p>
          <w:p w14:paraId="007F1B4F" w14:textId="77777777" w:rsidR="009B6968" w:rsidRDefault="009B6968">
            <w:pPr>
              <w:spacing w:line="440" w:lineRule="exact"/>
            </w:pPr>
          </w:p>
          <w:p w14:paraId="2747622B" w14:textId="77777777" w:rsidR="009B6968" w:rsidRDefault="009B6968">
            <w:pPr>
              <w:spacing w:line="440" w:lineRule="exact"/>
              <w:ind w:firstLineChars="1500" w:firstLine="3600"/>
            </w:pPr>
            <w:r>
              <w:rPr>
                <w:rFonts w:hint="eastAsia"/>
              </w:rPr>
              <w:t xml:space="preserve"> 指导教师（签字）</w:t>
            </w:r>
          </w:p>
          <w:p w14:paraId="788DD580" w14:textId="77777777" w:rsidR="009B6968" w:rsidRDefault="009B6968">
            <w:pPr>
              <w:spacing w:line="440" w:lineRule="exact"/>
            </w:pPr>
            <w:r>
              <w:rPr>
                <w:rFonts w:hint="eastAsia"/>
              </w:rPr>
              <w:t xml:space="preserve">                                           </w:t>
            </w:r>
            <w:del w:id="339" w:author="liyafei06" w:date="2026-07-05T19:35:00Z" w16du:dateUtc="2026-07-05T11:35:00Z">
              <w:r w:rsidDel="0088501A">
                <w:rPr>
                  <w:rFonts w:hint="eastAsia"/>
                </w:rPr>
                <w:delText xml:space="preserve">   </w:delText>
              </w:r>
            </w:del>
            <w:del w:id="340" w:author="liyafei06" w:date="2026-07-05T19:29:00Z" w16du:dateUtc="2026-07-05T11:29:00Z">
              <w:r w:rsidDel="00D85D60">
                <w:rPr>
                  <w:rFonts w:hint="eastAsia"/>
                </w:rPr>
                <w:delText xml:space="preserve">       </w:delText>
              </w:r>
            </w:del>
            <w:del w:id="341" w:author="liyafei06" w:date="2026-07-05T19:35:00Z" w16du:dateUtc="2026-07-05T11:35:00Z">
              <w:r w:rsidDel="0088501A">
                <w:rPr>
                  <w:rFonts w:hint="eastAsia"/>
                </w:rPr>
                <w:delText xml:space="preserve"> </w:delText>
              </w:r>
            </w:del>
            <w:r>
              <w:rPr>
                <w:rFonts w:hint="eastAsia"/>
              </w:rPr>
              <w:t>年    月    日</w:t>
            </w:r>
          </w:p>
        </w:tc>
      </w:tr>
      <w:tr w:rsidR="009B6968" w:rsidDel="0022095E" w14:paraId="7BAE0AF6" w14:textId="35CD02D1" w:rsidTr="00847B9F">
        <w:trPr>
          <w:cantSplit/>
          <w:trHeight w:val="4947"/>
          <w:jc w:val="center"/>
          <w:del w:id="342" w:author="liyafei06" w:date="2026-07-05T19:55:00Z" w16du:dateUtc="2026-07-05T11:55:00Z"/>
        </w:trPr>
        <w:tc>
          <w:tcPr>
            <w:tcW w:w="1272" w:type="pct"/>
            <w:tcBorders>
              <w:bottom w:val="single" w:sz="4" w:space="0" w:color="auto"/>
              <w:right w:val="single" w:sz="4" w:space="0" w:color="auto"/>
            </w:tcBorders>
            <w:vAlign w:val="center"/>
          </w:tcPr>
          <w:p w14:paraId="01D2F5ED" w14:textId="1FD52FC7" w:rsidR="009B6968" w:rsidDel="0022095E" w:rsidRDefault="009B6968">
            <w:pPr>
              <w:jc w:val="center"/>
              <w:rPr>
                <w:del w:id="343" w:author="liyafei06" w:date="2026-07-05T19:55:00Z" w16du:dateUtc="2026-07-05T11:55:00Z"/>
              </w:rPr>
            </w:pPr>
            <w:del w:id="344" w:author="liyafei06" w:date="2026-07-05T19:55:00Z" w16du:dateUtc="2026-07-05T11:55:00Z">
              <w:r w:rsidDel="0022095E">
                <w:rPr>
                  <w:rFonts w:hint="eastAsia"/>
                </w:rPr>
                <w:delText>开</w:delText>
              </w:r>
            </w:del>
          </w:p>
          <w:p w14:paraId="15313A13" w14:textId="40DC1C49" w:rsidR="009B6968" w:rsidDel="0022095E" w:rsidRDefault="009B6968">
            <w:pPr>
              <w:jc w:val="center"/>
              <w:rPr>
                <w:del w:id="345" w:author="liyafei06" w:date="2026-07-05T19:55:00Z" w16du:dateUtc="2026-07-05T11:55:00Z"/>
              </w:rPr>
            </w:pPr>
            <w:del w:id="346" w:author="liyafei06" w:date="2026-07-05T19:55:00Z" w16du:dateUtc="2026-07-05T11:55:00Z">
              <w:r w:rsidDel="0022095E">
                <w:rPr>
                  <w:rFonts w:hint="eastAsia"/>
                </w:rPr>
                <w:delText>题</w:delText>
              </w:r>
            </w:del>
          </w:p>
          <w:p w14:paraId="1C8DAE7E" w14:textId="4A4A8F56" w:rsidR="009B6968" w:rsidDel="0022095E" w:rsidRDefault="009B6968">
            <w:pPr>
              <w:jc w:val="center"/>
              <w:rPr>
                <w:del w:id="347" w:author="liyafei06" w:date="2026-07-05T19:55:00Z" w16du:dateUtc="2026-07-05T11:55:00Z"/>
              </w:rPr>
            </w:pPr>
            <w:del w:id="348" w:author="liyafei06" w:date="2026-07-05T19:55:00Z" w16du:dateUtc="2026-07-05T11:55:00Z">
              <w:r w:rsidDel="0022095E">
                <w:rPr>
                  <w:rFonts w:hint="eastAsia"/>
                </w:rPr>
                <w:delText>报</w:delText>
              </w:r>
            </w:del>
          </w:p>
          <w:p w14:paraId="026BDC1D" w14:textId="59410885" w:rsidR="009B6968" w:rsidDel="0022095E" w:rsidRDefault="009B6968">
            <w:pPr>
              <w:jc w:val="center"/>
              <w:rPr>
                <w:del w:id="349" w:author="liyafei06" w:date="2026-07-05T19:55:00Z" w16du:dateUtc="2026-07-05T11:55:00Z"/>
              </w:rPr>
            </w:pPr>
            <w:del w:id="350" w:author="liyafei06" w:date="2026-07-05T19:55:00Z" w16du:dateUtc="2026-07-05T11:55:00Z">
              <w:r w:rsidDel="0022095E">
                <w:rPr>
                  <w:rFonts w:hint="eastAsia"/>
                </w:rPr>
                <w:delText>告</w:delText>
              </w:r>
            </w:del>
          </w:p>
          <w:p w14:paraId="7EE7EAD2" w14:textId="650FA444" w:rsidR="009B6968" w:rsidDel="0022095E" w:rsidRDefault="009B6968">
            <w:pPr>
              <w:jc w:val="center"/>
              <w:rPr>
                <w:del w:id="351" w:author="liyafei06" w:date="2026-07-05T19:55:00Z" w16du:dateUtc="2026-07-05T11:55:00Z"/>
              </w:rPr>
            </w:pPr>
            <w:del w:id="352" w:author="liyafei06" w:date="2026-07-05T19:55:00Z" w16du:dateUtc="2026-07-05T11:55:00Z">
              <w:r w:rsidDel="0022095E">
                <w:rPr>
                  <w:rFonts w:hint="eastAsia"/>
                </w:rPr>
                <w:delText>审</w:delText>
              </w:r>
            </w:del>
          </w:p>
          <w:p w14:paraId="22287387" w14:textId="23DB982E" w:rsidR="009B6968" w:rsidDel="0022095E" w:rsidRDefault="009B6968">
            <w:pPr>
              <w:jc w:val="center"/>
              <w:rPr>
                <w:del w:id="353" w:author="liyafei06" w:date="2026-07-05T19:55:00Z" w16du:dateUtc="2026-07-05T11:55:00Z"/>
              </w:rPr>
            </w:pPr>
            <w:del w:id="354" w:author="liyafei06" w:date="2026-07-05T19:55:00Z" w16du:dateUtc="2026-07-05T11:55:00Z">
              <w:r w:rsidDel="0022095E">
                <w:rPr>
                  <w:rFonts w:hint="eastAsia"/>
                </w:rPr>
                <w:delText>议</w:delText>
              </w:r>
            </w:del>
          </w:p>
          <w:p w14:paraId="04E4C868" w14:textId="0D04DDD5" w:rsidR="009B6968" w:rsidDel="0022095E" w:rsidRDefault="009B6968">
            <w:pPr>
              <w:jc w:val="center"/>
              <w:rPr>
                <w:del w:id="355" w:author="liyafei06" w:date="2026-07-05T19:55:00Z" w16du:dateUtc="2026-07-05T11:55:00Z"/>
              </w:rPr>
            </w:pPr>
            <w:del w:id="356" w:author="liyafei06" w:date="2026-07-05T19:55:00Z" w16du:dateUtc="2026-07-05T11:55:00Z">
              <w:r w:rsidDel="0022095E">
                <w:rPr>
                  <w:rFonts w:hint="eastAsia"/>
                </w:rPr>
                <w:delText>情</w:delText>
              </w:r>
            </w:del>
          </w:p>
          <w:p w14:paraId="57E8E066" w14:textId="4B44E014" w:rsidR="009B6968" w:rsidDel="0022095E" w:rsidRDefault="009B6968">
            <w:pPr>
              <w:jc w:val="center"/>
              <w:rPr>
                <w:del w:id="357" w:author="liyafei06" w:date="2026-07-05T19:55:00Z" w16du:dateUtc="2026-07-05T11:55:00Z"/>
              </w:rPr>
            </w:pPr>
            <w:del w:id="358" w:author="liyafei06" w:date="2026-07-05T19:55:00Z" w16du:dateUtc="2026-07-05T11:55:00Z">
              <w:r w:rsidDel="0022095E">
                <w:rPr>
                  <w:rFonts w:hint="eastAsia"/>
                </w:rPr>
                <w:delText>况</w:delText>
              </w:r>
            </w:del>
          </w:p>
          <w:p w14:paraId="1BF57FC0" w14:textId="5B689EE5" w:rsidR="009B6968" w:rsidDel="0022095E" w:rsidRDefault="009B6968">
            <w:pPr>
              <w:jc w:val="center"/>
              <w:rPr>
                <w:del w:id="359" w:author="liyafei06" w:date="2026-07-05T19:55:00Z" w16du:dateUtc="2026-07-05T11:55:00Z"/>
              </w:rPr>
            </w:pPr>
            <w:del w:id="360" w:author="liyafei06" w:date="2026-07-05T19:55:00Z" w16du:dateUtc="2026-07-05T11:55:00Z">
              <w:r w:rsidDel="0022095E">
                <w:rPr>
                  <w:rFonts w:hint="eastAsia"/>
                </w:rPr>
                <w:delText>记</w:delText>
              </w:r>
            </w:del>
          </w:p>
          <w:p w14:paraId="3432A24C" w14:textId="61175DA9" w:rsidR="009B6968" w:rsidDel="0022095E" w:rsidRDefault="009B6968">
            <w:pPr>
              <w:jc w:val="center"/>
              <w:rPr>
                <w:del w:id="361" w:author="liyafei06" w:date="2026-07-05T19:55:00Z" w16du:dateUtc="2026-07-05T11:55:00Z"/>
              </w:rPr>
            </w:pPr>
            <w:del w:id="362" w:author="liyafei06" w:date="2026-07-05T19:55:00Z" w16du:dateUtc="2026-07-05T11:55:00Z">
              <w:r w:rsidDel="0022095E">
                <w:rPr>
                  <w:rFonts w:hint="eastAsia"/>
                </w:rPr>
                <w:delText>录</w:delText>
              </w:r>
            </w:del>
          </w:p>
        </w:tc>
        <w:tc>
          <w:tcPr>
            <w:tcW w:w="3728" w:type="pct"/>
            <w:gridSpan w:val="2"/>
            <w:tcBorders>
              <w:left w:val="nil"/>
              <w:bottom w:val="single" w:sz="4" w:space="0" w:color="auto"/>
            </w:tcBorders>
            <w:vAlign w:val="bottom"/>
          </w:tcPr>
          <w:p w14:paraId="15890445" w14:textId="4F7288A5" w:rsidR="009B6968" w:rsidDel="0022095E" w:rsidRDefault="009B6968">
            <w:pPr>
              <w:spacing w:line="440" w:lineRule="exact"/>
              <w:rPr>
                <w:del w:id="363" w:author="liyafei06" w:date="2026-07-05T19:55:00Z" w16du:dateUtc="2026-07-05T11:55:00Z"/>
              </w:rPr>
            </w:pPr>
            <w:del w:id="364" w:author="liyafei06" w:date="2026-07-05T19:55:00Z" w16du:dateUtc="2026-07-05T11:55:00Z">
              <w:r w:rsidDel="0022095E">
                <w:rPr>
                  <w:rFonts w:hint="eastAsia"/>
                </w:rPr>
                <w:delText>１、审议小组成员（硕士至少5人，博士5－7人，其中1人须为校外导师）：</w:delText>
              </w:r>
            </w:del>
          </w:p>
          <w:p w14:paraId="4475898F" w14:textId="718AE9C0" w:rsidR="009B6968" w:rsidDel="0022095E" w:rsidRDefault="009B6968">
            <w:pPr>
              <w:spacing w:line="440" w:lineRule="exact"/>
              <w:ind w:firstLineChars="200" w:firstLine="480"/>
              <w:rPr>
                <w:del w:id="365" w:author="liyafei06" w:date="2026-07-05T19:55:00Z" w16du:dateUtc="2026-07-05T11:55:00Z"/>
              </w:rPr>
            </w:pPr>
            <w:del w:id="366" w:author="liyafei06" w:date="2026-07-05T19:55:00Z" w16du:dateUtc="2026-07-05T11:55:00Z">
              <w:r w:rsidDel="0022095E">
                <w:rPr>
                  <w:rFonts w:hint="eastAsia"/>
                </w:rPr>
                <w:delText>组长：</w:delText>
              </w:r>
            </w:del>
          </w:p>
          <w:p w14:paraId="6C2AF928" w14:textId="35957CB4" w:rsidR="009B6968" w:rsidDel="0022095E" w:rsidRDefault="009B6968">
            <w:pPr>
              <w:spacing w:line="440" w:lineRule="exact"/>
              <w:ind w:firstLineChars="200" w:firstLine="480"/>
              <w:rPr>
                <w:del w:id="367" w:author="liyafei06" w:date="2026-07-05T19:55:00Z" w16du:dateUtc="2026-07-05T11:55:00Z"/>
              </w:rPr>
            </w:pPr>
            <w:del w:id="368" w:author="liyafei06" w:date="2026-07-05T19:55:00Z" w16du:dateUtc="2026-07-05T11:55:00Z">
              <w:r w:rsidDel="0022095E">
                <w:rPr>
                  <w:rFonts w:hint="eastAsia"/>
                </w:rPr>
                <w:delText>成员：</w:delText>
              </w:r>
            </w:del>
          </w:p>
          <w:p w14:paraId="47A554F0" w14:textId="51265602" w:rsidR="009B6968" w:rsidDel="0022095E" w:rsidRDefault="009B6968">
            <w:pPr>
              <w:spacing w:line="440" w:lineRule="exact"/>
              <w:rPr>
                <w:del w:id="369" w:author="liyafei06" w:date="2026-07-05T19:55:00Z" w16du:dateUtc="2026-07-05T11:55:00Z"/>
              </w:rPr>
            </w:pPr>
            <w:del w:id="370" w:author="liyafei06" w:date="2026-07-05T19:55:00Z" w16du:dateUtc="2026-07-05T11:55:00Z">
              <w:r w:rsidDel="0022095E">
                <w:rPr>
                  <w:rFonts w:hint="eastAsia"/>
                </w:rPr>
                <w:delText>２、审议小组意见</w:delText>
              </w:r>
            </w:del>
          </w:p>
          <w:p w14:paraId="2CB85A20" w14:textId="46BE5CA0" w:rsidR="009B6968" w:rsidDel="0022095E" w:rsidRDefault="009B6968">
            <w:pPr>
              <w:spacing w:line="440" w:lineRule="exact"/>
              <w:rPr>
                <w:del w:id="371" w:author="liyafei06" w:date="2026-07-05T19:55:00Z" w16du:dateUtc="2026-07-05T11:55:00Z"/>
              </w:rPr>
            </w:pPr>
          </w:p>
          <w:p w14:paraId="3766366C" w14:textId="2597B750" w:rsidR="009B6968" w:rsidDel="0022095E" w:rsidRDefault="009B6968">
            <w:pPr>
              <w:spacing w:line="440" w:lineRule="exact"/>
              <w:rPr>
                <w:del w:id="372" w:author="liyafei06" w:date="2026-07-05T19:55:00Z" w16du:dateUtc="2026-07-05T11:55:00Z"/>
              </w:rPr>
            </w:pPr>
            <w:del w:id="373" w:author="liyafei06" w:date="2026-07-05T19:55:00Z" w16du:dateUtc="2026-07-05T11:55:00Z">
              <w:r w:rsidDel="0022095E">
                <w:rPr>
                  <w:rFonts w:hint="eastAsia"/>
                </w:rPr>
                <w:delText>３、投票表决结果</w:delText>
              </w:r>
            </w:del>
          </w:p>
          <w:p w14:paraId="67429AEF" w14:textId="44FCF3E0" w:rsidR="009B6968" w:rsidDel="0022095E" w:rsidRDefault="009B6968">
            <w:pPr>
              <w:spacing w:line="440" w:lineRule="exact"/>
              <w:ind w:firstLineChars="206" w:firstLine="494"/>
              <w:rPr>
                <w:del w:id="374" w:author="liyafei06" w:date="2026-07-05T19:55:00Z" w16du:dateUtc="2026-07-05T11:55:00Z"/>
              </w:rPr>
            </w:pPr>
            <w:del w:id="375" w:author="liyafei06" w:date="2026-07-05T19:55:00Z" w16du:dateUtc="2026-07-05T11:55:00Z">
              <w:r w:rsidDel="0022095E">
                <w:rPr>
                  <w:rFonts w:hint="eastAsia"/>
                </w:rPr>
                <w:delText xml:space="preserve">审议小组出席 </w:delText>
              </w:r>
              <w:r w:rsidDel="0022095E">
                <w:rPr>
                  <w:rFonts w:hint="eastAsia"/>
                  <w:u w:val="single"/>
                </w:rPr>
                <w:delText xml:space="preserve">       </w:delText>
              </w:r>
              <w:r w:rsidDel="0022095E">
                <w:rPr>
                  <w:rFonts w:hint="eastAsia"/>
                </w:rPr>
                <w:delText xml:space="preserve"> 人；通过 </w:delText>
              </w:r>
              <w:r w:rsidDel="0022095E">
                <w:rPr>
                  <w:rFonts w:hint="eastAsia"/>
                  <w:u w:val="single"/>
                </w:rPr>
                <w:delText xml:space="preserve">      </w:delText>
              </w:r>
              <w:r w:rsidDel="0022095E">
                <w:rPr>
                  <w:rFonts w:hint="eastAsia"/>
                </w:rPr>
                <w:delText xml:space="preserve"> 人；不通过 </w:delText>
              </w:r>
              <w:r w:rsidDel="0022095E">
                <w:rPr>
                  <w:rFonts w:hint="eastAsia"/>
                  <w:u w:val="single"/>
                </w:rPr>
                <w:delText xml:space="preserve">      </w:delText>
              </w:r>
              <w:r w:rsidDel="0022095E">
                <w:rPr>
                  <w:rFonts w:hint="eastAsia"/>
                </w:rPr>
                <w:delText xml:space="preserve"> 人。</w:delText>
              </w:r>
            </w:del>
          </w:p>
          <w:p w14:paraId="013EAA87" w14:textId="44FB015E" w:rsidR="009B6968" w:rsidDel="0022095E" w:rsidRDefault="009B6968">
            <w:pPr>
              <w:spacing w:line="440" w:lineRule="exact"/>
              <w:ind w:firstLineChars="206" w:firstLine="494"/>
              <w:rPr>
                <w:del w:id="376" w:author="liyafei06" w:date="2026-07-05T19:55:00Z" w16du:dateUtc="2026-07-05T11:55:00Z"/>
              </w:rPr>
            </w:pPr>
            <w:del w:id="377" w:author="liyafei06" w:date="2026-07-05T19:55:00Z" w16du:dateUtc="2026-07-05T11:55:00Z">
              <w:r w:rsidDel="0022095E">
                <w:rPr>
                  <w:rFonts w:hint="eastAsia"/>
                </w:rPr>
                <w:delText>开题报告质量</w:delText>
              </w:r>
              <w:r w:rsidDel="0022095E">
                <w:rPr>
                  <w:rFonts w:hint="eastAsia"/>
                  <w:u w:val="single"/>
                </w:rPr>
                <w:delText xml:space="preserve">            （优、良、中、通过）</w:delText>
              </w:r>
            </w:del>
          </w:p>
          <w:p w14:paraId="5C20BF81" w14:textId="2974AC89" w:rsidR="009B6968" w:rsidDel="0022095E" w:rsidRDefault="009B6968">
            <w:pPr>
              <w:spacing w:line="440" w:lineRule="exact"/>
              <w:rPr>
                <w:del w:id="378" w:author="liyafei06" w:date="2026-07-05T19:55:00Z" w16du:dateUtc="2026-07-05T11:55:00Z"/>
              </w:rPr>
            </w:pPr>
            <w:del w:id="379" w:author="liyafei06" w:date="2026-07-05T19:55:00Z" w16du:dateUtc="2026-07-05T11:55:00Z">
              <w:r w:rsidDel="0022095E">
                <w:rPr>
                  <w:rFonts w:hint="eastAsia"/>
                </w:rPr>
                <w:delText>４、审议小组组长（签名）</w:delText>
              </w:r>
            </w:del>
          </w:p>
          <w:p w14:paraId="6F5F961F" w14:textId="6AC0A3B1" w:rsidR="009B6968" w:rsidDel="0022095E" w:rsidRDefault="009B6968">
            <w:pPr>
              <w:spacing w:line="440" w:lineRule="exact"/>
              <w:ind w:firstLineChars="200" w:firstLine="480"/>
              <w:rPr>
                <w:del w:id="380" w:author="liyafei06" w:date="2026-07-05T19:55:00Z" w16du:dateUtc="2026-07-05T11:55:00Z"/>
                <w:u w:val="single"/>
              </w:rPr>
            </w:pPr>
            <w:del w:id="381" w:author="liyafei06" w:date="2026-07-05T19:55:00Z" w16du:dateUtc="2026-07-05T11:55:00Z">
              <w:r w:rsidDel="0022095E">
                <w:rPr>
                  <w:rFonts w:hint="eastAsia"/>
                </w:rPr>
                <w:delText>审议小组成员（签名）</w:delText>
              </w:r>
            </w:del>
          </w:p>
          <w:p w14:paraId="410F1BE6" w14:textId="6D782915" w:rsidR="009B6968" w:rsidDel="0022095E" w:rsidRDefault="009B6968">
            <w:pPr>
              <w:spacing w:line="440" w:lineRule="exact"/>
              <w:rPr>
                <w:del w:id="382" w:author="liyafei06" w:date="2026-07-05T19:55:00Z" w16du:dateUtc="2026-07-05T11:55:00Z"/>
              </w:rPr>
              <w:pPrChange w:id="383" w:author="liyafei06" w:date="2026-07-05T19:29:00Z" w16du:dateUtc="2026-07-05T11:29:00Z">
                <w:pPr>
                  <w:spacing w:line="440" w:lineRule="exact"/>
                  <w:ind w:leftChars="2249" w:left="5398" w:firstLineChars="800" w:firstLine="1920"/>
                </w:pPr>
              </w:pPrChange>
            </w:pPr>
            <w:del w:id="384" w:author="liyafei06" w:date="2026-07-05T19:55:00Z" w16du:dateUtc="2026-07-05T11:55:00Z">
              <w:r w:rsidDel="0022095E">
                <w:rPr>
                  <w:rFonts w:hint="eastAsia"/>
                </w:rPr>
                <w:delText>年   月   日</w:delText>
              </w:r>
            </w:del>
          </w:p>
        </w:tc>
      </w:tr>
      <w:tr w:rsidR="009B6968" w:rsidDel="0022095E" w14:paraId="097095F0" w14:textId="2E96D1EB">
        <w:trPr>
          <w:trHeight w:val="2014"/>
          <w:jc w:val="center"/>
          <w:del w:id="385" w:author="liyafei06" w:date="2026-07-05T19:55:00Z" w16du:dateUtc="2026-07-05T11:55:00Z"/>
        </w:trPr>
        <w:tc>
          <w:tcPr>
            <w:tcW w:w="5000" w:type="pct"/>
            <w:gridSpan w:val="3"/>
          </w:tcPr>
          <w:p w14:paraId="5EE77959" w14:textId="1B4E0CD0" w:rsidR="009B6968" w:rsidDel="0022095E" w:rsidRDefault="009B6968">
            <w:pPr>
              <w:spacing w:line="440" w:lineRule="exact"/>
              <w:ind w:firstLine="480"/>
              <w:rPr>
                <w:del w:id="386" w:author="liyafei06" w:date="2026-07-05T19:55:00Z" w16du:dateUtc="2026-07-05T11:55:00Z"/>
              </w:rPr>
            </w:pPr>
            <w:del w:id="387" w:author="liyafei06" w:date="2026-07-05T19:55:00Z" w16du:dateUtc="2026-07-05T11:55:00Z">
              <w:r w:rsidDel="0022095E">
                <w:rPr>
                  <w:rFonts w:hint="eastAsia"/>
                </w:rPr>
                <w:delText>院（系、所）意见：</w:delText>
              </w:r>
            </w:del>
          </w:p>
          <w:p w14:paraId="71274071" w14:textId="1C4E5411" w:rsidR="009B6968" w:rsidDel="0022095E" w:rsidRDefault="009B6968">
            <w:pPr>
              <w:spacing w:line="440" w:lineRule="exact"/>
              <w:ind w:firstLine="480"/>
              <w:rPr>
                <w:del w:id="388" w:author="liyafei06" w:date="2026-07-05T19:55:00Z" w16du:dateUtc="2026-07-05T11:55:00Z"/>
              </w:rPr>
            </w:pPr>
          </w:p>
          <w:p w14:paraId="09E02B96" w14:textId="03FBD51D" w:rsidR="009B6968" w:rsidDel="0022095E" w:rsidRDefault="009B6968">
            <w:pPr>
              <w:spacing w:line="440" w:lineRule="exact"/>
              <w:jc w:val="center"/>
              <w:rPr>
                <w:del w:id="389" w:author="liyafei06" w:date="2026-07-05T19:55:00Z" w16du:dateUtc="2026-07-05T11:55:00Z"/>
              </w:rPr>
            </w:pPr>
          </w:p>
          <w:p w14:paraId="77F4C89E" w14:textId="70A2D684" w:rsidR="009B6968" w:rsidDel="0022095E" w:rsidRDefault="009B6968">
            <w:pPr>
              <w:spacing w:line="440" w:lineRule="exact"/>
              <w:ind w:firstLineChars="800" w:firstLine="1920"/>
              <w:rPr>
                <w:del w:id="390" w:author="liyafei06" w:date="2026-07-05T19:55:00Z" w16du:dateUtc="2026-07-05T11:55:00Z"/>
              </w:rPr>
            </w:pPr>
            <w:del w:id="391" w:author="liyafei06" w:date="2026-07-05T19:55:00Z" w16du:dateUtc="2026-07-05T11:55:00Z">
              <w:r w:rsidDel="0022095E">
                <w:rPr>
                  <w:rFonts w:hint="eastAsia"/>
                </w:rPr>
                <w:delText>院（系、所）负责人签名（或印章）</w:delText>
              </w:r>
            </w:del>
          </w:p>
          <w:p w14:paraId="04C15F45" w14:textId="5C1862E5" w:rsidR="009B6968" w:rsidDel="0022095E" w:rsidRDefault="009B6968">
            <w:pPr>
              <w:spacing w:line="440" w:lineRule="exact"/>
              <w:jc w:val="center"/>
              <w:rPr>
                <w:del w:id="392" w:author="liyafei06" w:date="2026-07-05T19:55:00Z" w16du:dateUtc="2026-07-05T11:55:00Z"/>
              </w:rPr>
            </w:pPr>
            <w:del w:id="393" w:author="liyafei06" w:date="2026-07-05T19:55:00Z" w16du:dateUtc="2026-07-05T11:55:00Z">
              <w:r w:rsidDel="0022095E">
                <w:rPr>
                  <w:rFonts w:hint="eastAsia"/>
                </w:rPr>
                <w:delText xml:space="preserve">                                                           年    月    日</w:delText>
              </w:r>
            </w:del>
          </w:p>
        </w:tc>
      </w:tr>
      <w:tr w:rsidR="009B6968" w:rsidDel="0022095E" w14:paraId="6836A1C3" w14:textId="05EB37B6">
        <w:trPr>
          <w:trHeight w:val="2014"/>
          <w:jc w:val="center"/>
          <w:del w:id="394" w:author="liyafei06" w:date="2026-07-05T19:55:00Z" w16du:dateUtc="2026-07-05T11:55:00Z"/>
        </w:trPr>
        <w:tc>
          <w:tcPr>
            <w:tcW w:w="5000" w:type="pct"/>
            <w:gridSpan w:val="3"/>
            <w:tcBorders>
              <w:bottom w:val="single" w:sz="4" w:space="0" w:color="auto"/>
            </w:tcBorders>
          </w:tcPr>
          <w:p w14:paraId="3F34D0AF" w14:textId="79F34D59" w:rsidR="009B6968" w:rsidDel="0022095E" w:rsidRDefault="009B6968">
            <w:pPr>
              <w:spacing w:line="440" w:lineRule="exact"/>
              <w:ind w:firstLine="480"/>
              <w:rPr>
                <w:del w:id="395" w:author="liyafei06" w:date="2026-07-05T19:55:00Z" w16du:dateUtc="2026-07-05T11:55:00Z"/>
              </w:rPr>
            </w:pPr>
            <w:del w:id="396" w:author="liyafei06" w:date="2026-07-05T19:55:00Z" w16du:dateUtc="2026-07-05T11:55:00Z">
              <w:r w:rsidDel="0022095E">
                <w:rPr>
                  <w:rFonts w:hint="eastAsia"/>
                </w:rPr>
                <w:delText>备注：</w:delText>
              </w:r>
            </w:del>
          </w:p>
        </w:tc>
      </w:tr>
    </w:tbl>
    <w:p w14:paraId="12E8AE07" w14:textId="2BC4F5A5" w:rsidR="009B6968" w:rsidDel="0022095E" w:rsidRDefault="009B6968">
      <w:pPr>
        <w:rPr>
          <w:del w:id="397" w:author="liyafei06" w:date="2026-07-05T19:55:00Z" w16du:dateUtc="2026-07-05T11:55:00Z"/>
        </w:rPr>
      </w:pPr>
    </w:p>
    <w:p w14:paraId="4B5BE3D5" w14:textId="3E107B15" w:rsidR="00F56153" w:rsidDel="0022095E" w:rsidRDefault="00F56153">
      <w:pPr>
        <w:rPr>
          <w:del w:id="398" w:author="liyafei06" w:date="2026-07-05T19:55:00Z" w16du:dateUtc="2026-07-05T11:55:00Z"/>
        </w:rPr>
      </w:pPr>
    </w:p>
    <w:p w14:paraId="30AE5294" w14:textId="77777777" w:rsidR="00542908" w:rsidRDefault="00542908"/>
    <w:sectPr w:rsidR="00542908">
      <w:footerReference w:type="default" r:id="rId18"/>
      <w:pgSz w:w="11906" w:h="16838"/>
      <w:pgMar w:top="1134" w:right="1134" w:bottom="1134" w:left="1134" w:header="851" w:footer="992" w:gutter="0"/>
      <w:pgNumType w:start="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0" w:author="yafei li" w:date="2026-04-19T14:56:00Z" w:initials="yl">
    <w:p w14:paraId="2F2D0DCB" w14:textId="238429C3" w:rsidR="007C149A" w:rsidRDefault="007C149A">
      <w:pPr>
        <w:pStyle w:val="a3"/>
      </w:pPr>
      <w:r>
        <w:rPr>
          <w:rStyle w:val="af"/>
        </w:rPr>
        <w:annotationRef/>
      </w:r>
      <w:r>
        <w:rPr>
          <w:rFonts w:hint="eastAsia"/>
        </w:rPr>
        <w:t>研究方向</w:t>
      </w:r>
    </w:p>
  </w:comment>
  <w:comment w:id="41" w:author="yafei li" w:date="2026-04-20T23:02:00Z" w:initials="yl">
    <w:p w14:paraId="45A21B92" w14:textId="35F50058" w:rsidR="003C610A" w:rsidRDefault="003C610A">
      <w:pPr>
        <w:pStyle w:val="a3"/>
      </w:pPr>
      <w:r>
        <w:rPr>
          <w:rStyle w:val="af"/>
        </w:rPr>
        <w:annotationRef/>
      </w:r>
      <w:r>
        <w:rPr>
          <w:rFonts w:hint="eastAsia"/>
        </w:rPr>
        <w:t>研究方向</w:t>
      </w:r>
    </w:p>
  </w:comment>
  <w:comment w:id="44" w:author="Ethan Zhai" w:date="2026-04-20T18:58:00Z" w:initials="EZ">
    <w:p w14:paraId="07B0E5A9" w14:textId="77777777" w:rsidR="004158AA" w:rsidRDefault="004158AA" w:rsidP="004158AA">
      <w:pPr>
        <w:pStyle w:val="a3"/>
      </w:pPr>
      <w:r>
        <w:rPr>
          <w:rStyle w:val="af"/>
        </w:rPr>
        <w:annotationRef/>
      </w:r>
      <w:r>
        <w:t>智能服务有点太宽泛了</w:t>
      </w:r>
    </w:p>
  </w:comment>
  <w:comment w:id="46" w:author="Ethan Zhai" w:date="2026-04-20T19:02:00Z" w:initials="EZ">
    <w:p w14:paraId="5DC827BD" w14:textId="77777777" w:rsidR="004158AA" w:rsidRDefault="004158AA" w:rsidP="004158AA">
      <w:pPr>
        <w:pStyle w:val="a3"/>
      </w:pPr>
      <w:r>
        <w:rPr>
          <w:rStyle w:val="af"/>
        </w:rPr>
        <w:annotationRef/>
      </w:r>
      <w:r>
        <w:t>这个图主要是调度模式吧，不是很能体现出“更贴近”</w:t>
      </w:r>
    </w:p>
  </w:comment>
  <w:comment w:id="101" w:author="Ethan Zhai" w:date="2026-04-20T19:12:00Z" w:initials="EZ">
    <w:p w14:paraId="3DEBBF4B" w14:textId="77777777" w:rsidR="008F2DC4" w:rsidRDefault="008F2DC4" w:rsidP="008F2DC4">
      <w:pPr>
        <w:pStyle w:val="a3"/>
      </w:pPr>
      <w:r>
        <w:rPr>
          <w:rStyle w:val="af"/>
        </w:rPr>
        <w:annotationRef/>
      </w:r>
      <w:r>
        <w:t>和标题对不上吧？</w:t>
      </w:r>
    </w:p>
  </w:comment>
  <w:comment w:id="160" w:author="Ethan Zhai" w:date="2026-04-20T19:14:00Z" w:initials="EZ">
    <w:p w14:paraId="15105D3F" w14:textId="77777777" w:rsidR="008F2DC4" w:rsidRDefault="008F2DC4" w:rsidP="008F2DC4">
      <w:pPr>
        <w:pStyle w:val="a3"/>
      </w:pPr>
      <w:r>
        <w:rPr>
          <w:rStyle w:val="af"/>
        </w:rPr>
        <w:annotationRef/>
      </w:r>
      <w:r>
        <w:t>？？？这引用的是什么</w:t>
      </w:r>
    </w:p>
  </w:comment>
  <w:comment w:id="260" w:author="Ethan Zhai" w:date="2026-04-20T19:16:00Z" w:initials="EZ">
    <w:p w14:paraId="6EF14722" w14:textId="77777777" w:rsidR="008F2DC4" w:rsidRDefault="008F2DC4" w:rsidP="008F2DC4">
      <w:pPr>
        <w:pStyle w:val="a3"/>
      </w:pPr>
      <w:r>
        <w:rPr>
          <w:rStyle w:val="af"/>
        </w:rPr>
        <w:annotationRef/>
      </w:r>
      <w:r>
        <w:t>这里的问题应该和前面的难点对应</w:t>
      </w:r>
    </w:p>
  </w:comment>
  <w:comment w:id="270" w:author="Ethan Zhai" w:date="2026-04-20T19:17:00Z" w:initials="EZ">
    <w:p w14:paraId="0F5360B1" w14:textId="77777777" w:rsidR="008F2DC4" w:rsidRDefault="008F2DC4" w:rsidP="008F2DC4">
      <w:pPr>
        <w:pStyle w:val="a3"/>
      </w:pPr>
      <w:r>
        <w:rPr>
          <w:rStyle w:val="af"/>
        </w:rPr>
        <w:annotationRef/>
      </w:r>
      <w:r>
        <w:t>难点、第三章开头、图，都要一字不差的对应</w:t>
      </w:r>
    </w:p>
  </w:comment>
  <w:comment w:id="275" w:author="Ethan Zhai" w:date="2026-04-20T19:17:00Z" w:initials="EZ">
    <w:p w14:paraId="62720101" w14:textId="77777777" w:rsidR="001949C7" w:rsidRDefault="001949C7" w:rsidP="001949C7">
      <w:pPr>
        <w:pStyle w:val="a3"/>
      </w:pPr>
      <w:r>
        <w:rPr>
          <w:rStyle w:val="af"/>
        </w:rPr>
        <w:annotationRef/>
      </w:r>
      <w:r>
        <w:t>沈老师说系统这样的命名可以？</w:t>
      </w:r>
    </w:p>
    <w:p w14:paraId="2D8628ED" w14:textId="488F6DFF" w:rsidR="00E608EF" w:rsidRDefault="00E608EF" w:rsidP="001949C7">
      <w:pPr>
        <w:pStyle w:val="a3"/>
      </w:pPr>
      <w:r>
        <w:rPr>
          <w:rFonts w:hint="eastAsia"/>
        </w:rPr>
        <w:t>他没提</w:t>
      </w:r>
    </w:p>
  </w:comment>
  <w:comment w:id="276" w:author="yafei li" w:date="2026-04-20T23:24:00Z" w:initials="yl">
    <w:p w14:paraId="5866C176" w14:textId="7918AD1F" w:rsidR="00E608EF" w:rsidRDefault="00E608EF">
      <w:pPr>
        <w:pStyle w:val="a3"/>
      </w:pPr>
      <w:r>
        <w:rPr>
          <w:rStyle w:val="af"/>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F2D0DCB" w15:done="1"/>
  <w15:commentEx w15:paraId="45A21B92" w15:done="0"/>
  <w15:commentEx w15:paraId="07B0E5A9" w15:done="0"/>
  <w15:commentEx w15:paraId="5DC827BD" w15:done="1"/>
  <w15:commentEx w15:paraId="3DEBBF4B" w15:done="1"/>
  <w15:commentEx w15:paraId="15105D3F" w15:done="0"/>
  <w15:commentEx w15:paraId="6EF14722" w15:done="1"/>
  <w15:commentEx w15:paraId="0F5360B1" w15:done="0"/>
  <w15:commentEx w15:paraId="2D8628ED" w15:done="0"/>
  <w15:commentEx w15:paraId="5866C176" w15:paraIdParent="2D8628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C6A825" w16cex:dateUtc="2026-04-19T06:56:00Z"/>
  <w16cex:commentExtensible w16cex:durableId="631058CF" w16cex:dateUtc="2026-04-20T15:02:00Z"/>
  <w16cex:commentExtensible w16cex:durableId="47D44596" w16cex:dateUtc="2026-04-20T10:58:00Z"/>
  <w16cex:commentExtensible w16cex:durableId="59F34D23" w16cex:dateUtc="2026-04-20T11:02:00Z"/>
  <w16cex:commentExtensible w16cex:durableId="00920DFC" w16cex:dateUtc="2026-04-20T11:12:00Z"/>
  <w16cex:commentExtensible w16cex:durableId="77E39CB6" w16cex:dateUtc="2026-04-20T11:14:00Z"/>
  <w16cex:commentExtensible w16cex:durableId="45D4CBCE" w16cex:dateUtc="2026-04-20T11:16:00Z"/>
  <w16cex:commentExtensible w16cex:durableId="7079CC0D" w16cex:dateUtc="2026-04-20T11:17:00Z"/>
  <w16cex:commentExtensible w16cex:durableId="4A226F45" w16cex:dateUtc="2026-04-20T11:17:00Z"/>
  <w16cex:commentExtensible w16cex:durableId="39BD5C4B" w16cex:dateUtc="2026-04-20T15: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F2D0DCB" w16cid:durableId="1FC6A825"/>
  <w16cid:commentId w16cid:paraId="45A21B92" w16cid:durableId="631058CF"/>
  <w16cid:commentId w16cid:paraId="07B0E5A9" w16cid:durableId="47D44596"/>
  <w16cid:commentId w16cid:paraId="5DC827BD" w16cid:durableId="59F34D23"/>
  <w16cid:commentId w16cid:paraId="3DEBBF4B" w16cid:durableId="00920DFC"/>
  <w16cid:commentId w16cid:paraId="15105D3F" w16cid:durableId="77E39CB6"/>
  <w16cid:commentId w16cid:paraId="6EF14722" w16cid:durableId="45D4CBCE"/>
  <w16cid:commentId w16cid:paraId="0F5360B1" w16cid:durableId="7079CC0D"/>
  <w16cid:commentId w16cid:paraId="2D8628ED" w16cid:durableId="4A226F45"/>
  <w16cid:commentId w16cid:paraId="5866C176" w16cid:durableId="39BD5C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47A65" w14:textId="77777777" w:rsidR="00C4290A" w:rsidRDefault="00C4290A">
      <w:r>
        <w:separator/>
      </w:r>
    </w:p>
  </w:endnote>
  <w:endnote w:type="continuationSeparator" w:id="0">
    <w:p w14:paraId="0D80F5C6" w14:textId="77777777" w:rsidR="00C4290A" w:rsidRDefault="00C42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方正小标宋简体">
    <w:altName w:val="Microsoft YaHei"/>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33E95" w14:textId="77777777" w:rsidR="004B22B6" w:rsidRDefault="004B22B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2</w:t>
    </w:r>
    <w:r>
      <w:rPr>
        <w:rStyle w:val="ad"/>
      </w:rPr>
      <w:fldChar w:fldCharType="end"/>
    </w:r>
  </w:p>
  <w:p w14:paraId="5E64A5E1" w14:textId="77777777" w:rsidR="004B22B6" w:rsidRDefault="004B22B6">
    <w:pPr>
      <w:pStyle w:val="a8"/>
      <w:ind w:right="360" w:firstLine="360"/>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4E97D" w14:textId="77777777" w:rsidR="00C4290A" w:rsidRDefault="00C4290A">
      <w:r>
        <w:separator/>
      </w:r>
    </w:p>
  </w:footnote>
  <w:footnote w:type="continuationSeparator" w:id="0">
    <w:p w14:paraId="6F81E6A2" w14:textId="77777777" w:rsidR="00C4290A" w:rsidRDefault="00C42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5459A"/>
    <w:multiLevelType w:val="hybridMultilevel"/>
    <w:tmpl w:val="BCFEFF14"/>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AD01AC"/>
    <w:multiLevelType w:val="hybridMultilevel"/>
    <w:tmpl w:val="E5B03C00"/>
    <w:lvl w:ilvl="0" w:tplc="3694196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223C1F"/>
    <w:multiLevelType w:val="hybridMultilevel"/>
    <w:tmpl w:val="0D1E9CF4"/>
    <w:lvl w:ilvl="0" w:tplc="CA640E3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6E19D0"/>
    <w:multiLevelType w:val="hybridMultilevel"/>
    <w:tmpl w:val="0D9EEB9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1666F68"/>
    <w:multiLevelType w:val="multilevel"/>
    <w:tmpl w:val="5E3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37B10"/>
    <w:multiLevelType w:val="hybridMultilevel"/>
    <w:tmpl w:val="9BA8E786"/>
    <w:lvl w:ilvl="0" w:tplc="F0B620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8D4BCB"/>
    <w:multiLevelType w:val="multilevel"/>
    <w:tmpl w:val="C0A2873C"/>
    <w:lvl w:ilvl="0">
      <w:start w:val="1"/>
      <w:numFmt w:val="decimal"/>
      <w:lvlText w:val="(%1)"/>
      <w:lvlJc w:val="left"/>
      <w:pPr>
        <w:ind w:left="865" w:hanging="440"/>
      </w:pPr>
      <w:rPr>
        <w:rFonts w:ascii="Times New Roman" w:hAnsi="Times New Roman" w:cs="Times New Roman" w:hint="default"/>
      </w:rPr>
    </w:lvl>
    <w:lvl w:ilvl="1">
      <w:start w:val="1"/>
      <w:numFmt w:val="lowerLetter"/>
      <w:lvlText w:val="%2)"/>
      <w:lvlJc w:val="left"/>
      <w:pPr>
        <w:ind w:left="1305" w:hanging="440"/>
      </w:pPr>
      <w:rPr>
        <w:rFonts w:ascii="Times New Roman" w:hAnsi="Times New Roman" w:cs="Times New Roman" w:hint="default"/>
      </w:rPr>
    </w:lvl>
    <w:lvl w:ilvl="2">
      <w:start w:val="1"/>
      <w:numFmt w:val="lowerRoman"/>
      <w:lvlText w:val="%3."/>
      <w:lvlJc w:val="right"/>
      <w:pPr>
        <w:ind w:left="1745" w:hanging="440"/>
      </w:pPr>
      <w:rPr>
        <w:rFonts w:ascii="Times New Roman" w:hAnsi="Times New Roman" w:cs="Times New Roman" w:hint="default"/>
      </w:rPr>
    </w:lvl>
    <w:lvl w:ilvl="3">
      <w:start w:val="1"/>
      <w:numFmt w:val="decimal"/>
      <w:lvlText w:val="%4."/>
      <w:lvlJc w:val="left"/>
      <w:pPr>
        <w:ind w:left="2185" w:hanging="440"/>
      </w:pPr>
      <w:rPr>
        <w:rFonts w:ascii="Times New Roman" w:hAnsi="Times New Roman" w:cs="Times New Roman" w:hint="default"/>
      </w:rPr>
    </w:lvl>
    <w:lvl w:ilvl="4">
      <w:start w:val="1"/>
      <w:numFmt w:val="lowerLetter"/>
      <w:lvlText w:val="%5)"/>
      <w:lvlJc w:val="left"/>
      <w:pPr>
        <w:ind w:left="2625" w:hanging="440"/>
      </w:pPr>
      <w:rPr>
        <w:rFonts w:ascii="Times New Roman" w:hAnsi="Times New Roman" w:cs="Times New Roman" w:hint="default"/>
      </w:rPr>
    </w:lvl>
    <w:lvl w:ilvl="5">
      <w:start w:val="1"/>
      <w:numFmt w:val="lowerRoman"/>
      <w:lvlText w:val="%6."/>
      <w:lvlJc w:val="right"/>
      <w:pPr>
        <w:ind w:left="3065" w:hanging="440"/>
      </w:pPr>
      <w:rPr>
        <w:rFonts w:ascii="Times New Roman" w:hAnsi="Times New Roman" w:cs="Times New Roman" w:hint="default"/>
      </w:rPr>
    </w:lvl>
    <w:lvl w:ilvl="6">
      <w:start w:val="1"/>
      <w:numFmt w:val="decimal"/>
      <w:lvlText w:val="%7."/>
      <w:lvlJc w:val="left"/>
      <w:pPr>
        <w:ind w:left="3505" w:hanging="440"/>
      </w:pPr>
      <w:rPr>
        <w:rFonts w:ascii="Times New Roman" w:hAnsi="Times New Roman" w:cs="Times New Roman" w:hint="default"/>
      </w:rPr>
    </w:lvl>
    <w:lvl w:ilvl="7">
      <w:start w:val="1"/>
      <w:numFmt w:val="lowerLetter"/>
      <w:lvlText w:val="%8)"/>
      <w:lvlJc w:val="left"/>
      <w:pPr>
        <w:ind w:left="3945" w:hanging="440"/>
      </w:pPr>
      <w:rPr>
        <w:rFonts w:ascii="Times New Roman" w:hAnsi="Times New Roman" w:cs="Times New Roman" w:hint="default"/>
      </w:rPr>
    </w:lvl>
    <w:lvl w:ilvl="8">
      <w:start w:val="1"/>
      <w:numFmt w:val="lowerRoman"/>
      <w:lvlText w:val="%9."/>
      <w:lvlJc w:val="right"/>
      <w:pPr>
        <w:ind w:left="4385" w:hanging="440"/>
      </w:pPr>
      <w:rPr>
        <w:rFonts w:ascii="Times New Roman" w:hAnsi="Times New Roman" w:cs="Times New Roman" w:hint="default"/>
      </w:rPr>
    </w:lvl>
  </w:abstractNum>
  <w:abstractNum w:abstractNumId="7" w15:restartNumberingAfterBreak="0">
    <w:nsid w:val="33BD23F6"/>
    <w:multiLevelType w:val="hybridMultilevel"/>
    <w:tmpl w:val="A7840FB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3A5632B3"/>
    <w:multiLevelType w:val="multilevel"/>
    <w:tmpl w:val="3A5632B3"/>
    <w:lvl w:ilvl="0">
      <w:start w:val="1"/>
      <w:numFmt w:val="decimal"/>
      <w:lvlText w:val="%1、"/>
      <w:lvlJc w:val="left"/>
      <w:pPr>
        <w:tabs>
          <w:tab w:val="num" w:pos="780"/>
        </w:tabs>
        <w:ind w:left="780" w:hanging="36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 w15:restartNumberingAfterBreak="0">
    <w:nsid w:val="456D3A48"/>
    <w:multiLevelType w:val="hybridMultilevel"/>
    <w:tmpl w:val="4BB4BBFA"/>
    <w:lvl w:ilvl="0" w:tplc="CE4CB780">
      <w:start w:val="1"/>
      <w:numFmt w:val="japaneseCounting"/>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70207B"/>
    <w:multiLevelType w:val="hybridMultilevel"/>
    <w:tmpl w:val="A080D800"/>
    <w:lvl w:ilvl="0" w:tplc="57FE31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B447A7"/>
    <w:multiLevelType w:val="hybridMultilevel"/>
    <w:tmpl w:val="35CE9C92"/>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F5708F"/>
    <w:multiLevelType w:val="hybridMultilevel"/>
    <w:tmpl w:val="01F222F0"/>
    <w:lvl w:ilvl="0" w:tplc="9A8C8EE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1C07D6D"/>
    <w:multiLevelType w:val="hybridMultilevel"/>
    <w:tmpl w:val="81CA931E"/>
    <w:lvl w:ilvl="0" w:tplc="078241D2">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E930264"/>
    <w:multiLevelType w:val="hybridMultilevel"/>
    <w:tmpl w:val="C35C56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6911BA5"/>
    <w:multiLevelType w:val="hybridMultilevel"/>
    <w:tmpl w:val="0E460CB4"/>
    <w:lvl w:ilvl="0" w:tplc="E766B234">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A2850F1"/>
    <w:multiLevelType w:val="hybridMultilevel"/>
    <w:tmpl w:val="C9AC579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F232D34"/>
    <w:multiLevelType w:val="hybridMultilevel"/>
    <w:tmpl w:val="D8466DB2"/>
    <w:lvl w:ilvl="0" w:tplc="E53022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6281743">
    <w:abstractNumId w:val="8"/>
  </w:num>
  <w:num w:numId="2" w16cid:durableId="1219438532">
    <w:abstractNumId w:val="7"/>
  </w:num>
  <w:num w:numId="3" w16cid:durableId="1112239044">
    <w:abstractNumId w:val="16"/>
  </w:num>
  <w:num w:numId="4" w16cid:durableId="181868387">
    <w:abstractNumId w:val="14"/>
  </w:num>
  <w:num w:numId="5" w16cid:durableId="1863005743">
    <w:abstractNumId w:val="3"/>
  </w:num>
  <w:num w:numId="6" w16cid:durableId="1433816040">
    <w:abstractNumId w:val="10"/>
  </w:num>
  <w:num w:numId="7" w16cid:durableId="1256284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8844811">
    <w:abstractNumId w:val="1"/>
  </w:num>
  <w:num w:numId="9" w16cid:durableId="498273445">
    <w:abstractNumId w:val="9"/>
  </w:num>
  <w:num w:numId="10" w16cid:durableId="1117456370">
    <w:abstractNumId w:val="12"/>
  </w:num>
  <w:num w:numId="11" w16cid:durableId="2134324758">
    <w:abstractNumId w:val="13"/>
  </w:num>
  <w:num w:numId="12" w16cid:durableId="944578829">
    <w:abstractNumId w:val="0"/>
  </w:num>
  <w:num w:numId="13" w16cid:durableId="812260143">
    <w:abstractNumId w:val="17"/>
  </w:num>
  <w:num w:numId="14" w16cid:durableId="537819097">
    <w:abstractNumId w:val="11"/>
  </w:num>
  <w:num w:numId="15" w16cid:durableId="1486778137">
    <w:abstractNumId w:val="4"/>
  </w:num>
  <w:num w:numId="16" w16cid:durableId="1390764298">
    <w:abstractNumId w:val="5"/>
  </w:num>
  <w:num w:numId="17" w16cid:durableId="1606620406">
    <w:abstractNumId w:val="2"/>
  </w:num>
  <w:num w:numId="18" w16cid:durableId="176738099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afei li">
    <w15:presenceInfo w15:providerId="Windows Live" w15:userId="438bcdb48361f610"/>
  </w15:person>
  <w15:person w15:author="liyafei06">
    <w15:presenceInfo w15:providerId="None" w15:userId="liyafei06"/>
  </w15:person>
  <w15:person w15:author="Ethan Zhai">
    <w15:presenceInfo w15:providerId="Windows Live" w15:userId="1946761eed8273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I1MmVmYzljZGU5NDQ0NTYwMTZmZjE5OWIxZjM1YTEifQ=="/>
  </w:docVars>
  <w:rsids>
    <w:rsidRoot w:val="00087728"/>
    <w:rsid w:val="000051CE"/>
    <w:rsid w:val="000110CC"/>
    <w:rsid w:val="00023226"/>
    <w:rsid w:val="00043858"/>
    <w:rsid w:val="00043F98"/>
    <w:rsid w:val="00051472"/>
    <w:rsid w:val="00051600"/>
    <w:rsid w:val="00054865"/>
    <w:rsid w:val="00055426"/>
    <w:rsid w:val="0006361F"/>
    <w:rsid w:val="00063683"/>
    <w:rsid w:val="00070A87"/>
    <w:rsid w:val="00072F34"/>
    <w:rsid w:val="00072F39"/>
    <w:rsid w:val="00074B01"/>
    <w:rsid w:val="0007675C"/>
    <w:rsid w:val="000868AD"/>
    <w:rsid w:val="00087728"/>
    <w:rsid w:val="000904D7"/>
    <w:rsid w:val="0009521E"/>
    <w:rsid w:val="000A0E42"/>
    <w:rsid w:val="000A3081"/>
    <w:rsid w:val="000B014F"/>
    <w:rsid w:val="000B3C14"/>
    <w:rsid w:val="000B5447"/>
    <w:rsid w:val="000B5548"/>
    <w:rsid w:val="000C5658"/>
    <w:rsid w:val="000C643F"/>
    <w:rsid w:val="000C644C"/>
    <w:rsid w:val="000C797B"/>
    <w:rsid w:val="000C7C7F"/>
    <w:rsid w:val="000D1299"/>
    <w:rsid w:val="000D6309"/>
    <w:rsid w:val="000E067F"/>
    <w:rsid w:val="000E181C"/>
    <w:rsid w:val="000E1E6E"/>
    <w:rsid w:val="000E5E67"/>
    <w:rsid w:val="000E795B"/>
    <w:rsid w:val="000F466A"/>
    <w:rsid w:val="000F4763"/>
    <w:rsid w:val="000F4DE8"/>
    <w:rsid w:val="000F5A99"/>
    <w:rsid w:val="000F7ED8"/>
    <w:rsid w:val="001055CB"/>
    <w:rsid w:val="00106EEB"/>
    <w:rsid w:val="00115736"/>
    <w:rsid w:val="00123686"/>
    <w:rsid w:val="00124D47"/>
    <w:rsid w:val="00124D57"/>
    <w:rsid w:val="00125BCF"/>
    <w:rsid w:val="00131D96"/>
    <w:rsid w:val="0014387F"/>
    <w:rsid w:val="00151BC4"/>
    <w:rsid w:val="0015706D"/>
    <w:rsid w:val="0017246E"/>
    <w:rsid w:val="00172DBF"/>
    <w:rsid w:val="00175652"/>
    <w:rsid w:val="0017613D"/>
    <w:rsid w:val="00176E97"/>
    <w:rsid w:val="00177D7E"/>
    <w:rsid w:val="00185782"/>
    <w:rsid w:val="00186DF8"/>
    <w:rsid w:val="001931A8"/>
    <w:rsid w:val="00193755"/>
    <w:rsid w:val="00194560"/>
    <w:rsid w:val="001949C7"/>
    <w:rsid w:val="00195104"/>
    <w:rsid w:val="0019525E"/>
    <w:rsid w:val="00196EBE"/>
    <w:rsid w:val="001A04B6"/>
    <w:rsid w:val="001A6CCA"/>
    <w:rsid w:val="001B152E"/>
    <w:rsid w:val="001B19BE"/>
    <w:rsid w:val="001C473A"/>
    <w:rsid w:val="001C4AAF"/>
    <w:rsid w:val="001C7BAF"/>
    <w:rsid w:val="001C7DE8"/>
    <w:rsid w:val="001D113E"/>
    <w:rsid w:val="001D3564"/>
    <w:rsid w:val="001D52C6"/>
    <w:rsid w:val="001D7DEF"/>
    <w:rsid w:val="001E139B"/>
    <w:rsid w:val="001E15FC"/>
    <w:rsid w:val="001E2EFA"/>
    <w:rsid w:val="001E5812"/>
    <w:rsid w:val="001F07AF"/>
    <w:rsid w:val="001F47EB"/>
    <w:rsid w:val="001F4DF8"/>
    <w:rsid w:val="001F798A"/>
    <w:rsid w:val="0021173B"/>
    <w:rsid w:val="00211AC8"/>
    <w:rsid w:val="00214B3D"/>
    <w:rsid w:val="00217E2B"/>
    <w:rsid w:val="0022095E"/>
    <w:rsid w:val="002216C2"/>
    <w:rsid w:val="00222A5A"/>
    <w:rsid w:val="00225383"/>
    <w:rsid w:val="00232812"/>
    <w:rsid w:val="002345C4"/>
    <w:rsid w:val="00234E41"/>
    <w:rsid w:val="00236CD2"/>
    <w:rsid w:val="00242263"/>
    <w:rsid w:val="0024431B"/>
    <w:rsid w:val="002457D3"/>
    <w:rsid w:val="002458C1"/>
    <w:rsid w:val="00247B90"/>
    <w:rsid w:val="00250925"/>
    <w:rsid w:val="00257972"/>
    <w:rsid w:val="002641B1"/>
    <w:rsid w:val="002672E4"/>
    <w:rsid w:val="00267AB6"/>
    <w:rsid w:val="00277A36"/>
    <w:rsid w:val="00281905"/>
    <w:rsid w:val="00283A60"/>
    <w:rsid w:val="00285968"/>
    <w:rsid w:val="00294BB5"/>
    <w:rsid w:val="002964F4"/>
    <w:rsid w:val="002A2F6F"/>
    <w:rsid w:val="002B774E"/>
    <w:rsid w:val="002C63BE"/>
    <w:rsid w:val="002D0BD7"/>
    <w:rsid w:val="002D4413"/>
    <w:rsid w:val="002E029D"/>
    <w:rsid w:val="002E0A8E"/>
    <w:rsid w:val="002E3DC1"/>
    <w:rsid w:val="002E40E7"/>
    <w:rsid w:val="002E4AE9"/>
    <w:rsid w:val="002E550A"/>
    <w:rsid w:val="002F13A6"/>
    <w:rsid w:val="002F30C5"/>
    <w:rsid w:val="003003FE"/>
    <w:rsid w:val="003019F3"/>
    <w:rsid w:val="0030396C"/>
    <w:rsid w:val="0030449F"/>
    <w:rsid w:val="0030506B"/>
    <w:rsid w:val="003054ED"/>
    <w:rsid w:val="00306381"/>
    <w:rsid w:val="00313CD4"/>
    <w:rsid w:val="00313E14"/>
    <w:rsid w:val="003147C9"/>
    <w:rsid w:val="00315B20"/>
    <w:rsid w:val="003167C6"/>
    <w:rsid w:val="00317253"/>
    <w:rsid w:val="00321916"/>
    <w:rsid w:val="00321C54"/>
    <w:rsid w:val="003241D5"/>
    <w:rsid w:val="00330E4B"/>
    <w:rsid w:val="0033527F"/>
    <w:rsid w:val="00335998"/>
    <w:rsid w:val="00336321"/>
    <w:rsid w:val="00337F3A"/>
    <w:rsid w:val="00343377"/>
    <w:rsid w:val="00346CBB"/>
    <w:rsid w:val="0035057E"/>
    <w:rsid w:val="00350D73"/>
    <w:rsid w:val="00355435"/>
    <w:rsid w:val="0035590C"/>
    <w:rsid w:val="00356CBB"/>
    <w:rsid w:val="00361048"/>
    <w:rsid w:val="00366F81"/>
    <w:rsid w:val="003714F2"/>
    <w:rsid w:val="00373E38"/>
    <w:rsid w:val="003749F8"/>
    <w:rsid w:val="00377354"/>
    <w:rsid w:val="003814EE"/>
    <w:rsid w:val="00384E69"/>
    <w:rsid w:val="00385244"/>
    <w:rsid w:val="003870FA"/>
    <w:rsid w:val="003878E6"/>
    <w:rsid w:val="00393C14"/>
    <w:rsid w:val="00394328"/>
    <w:rsid w:val="003A2262"/>
    <w:rsid w:val="003A2401"/>
    <w:rsid w:val="003A28D0"/>
    <w:rsid w:val="003A4709"/>
    <w:rsid w:val="003B0E92"/>
    <w:rsid w:val="003B20CD"/>
    <w:rsid w:val="003B2568"/>
    <w:rsid w:val="003B4A93"/>
    <w:rsid w:val="003C34F5"/>
    <w:rsid w:val="003C60A7"/>
    <w:rsid w:val="003C610A"/>
    <w:rsid w:val="003C7518"/>
    <w:rsid w:val="003D2864"/>
    <w:rsid w:val="003D3891"/>
    <w:rsid w:val="003D63DD"/>
    <w:rsid w:val="003E069A"/>
    <w:rsid w:val="003E3625"/>
    <w:rsid w:val="003E41F5"/>
    <w:rsid w:val="003E480B"/>
    <w:rsid w:val="003E5183"/>
    <w:rsid w:val="003E5D33"/>
    <w:rsid w:val="003F0A71"/>
    <w:rsid w:val="003F26CE"/>
    <w:rsid w:val="003F4119"/>
    <w:rsid w:val="003F4295"/>
    <w:rsid w:val="003F450A"/>
    <w:rsid w:val="004022CB"/>
    <w:rsid w:val="0040250F"/>
    <w:rsid w:val="00404914"/>
    <w:rsid w:val="004123DB"/>
    <w:rsid w:val="00414A74"/>
    <w:rsid w:val="004158AA"/>
    <w:rsid w:val="004227F0"/>
    <w:rsid w:val="00426AA9"/>
    <w:rsid w:val="004270F3"/>
    <w:rsid w:val="004308FB"/>
    <w:rsid w:val="00435489"/>
    <w:rsid w:val="004379B7"/>
    <w:rsid w:val="00441DE7"/>
    <w:rsid w:val="00443B18"/>
    <w:rsid w:val="004471EF"/>
    <w:rsid w:val="00447661"/>
    <w:rsid w:val="004545F1"/>
    <w:rsid w:val="00454DD9"/>
    <w:rsid w:val="004571C4"/>
    <w:rsid w:val="0045763E"/>
    <w:rsid w:val="0046096B"/>
    <w:rsid w:val="00464079"/>
    <w:rsid w:val="00465D4C"/>
    <w:rsid w:val="004661E5"/>
    <w:rsid w:val="00466E65"/>
    <w:rsid w:val="00472DDB"/>
    <w:rsid w:val="004805AB"/>
    <w:rsid w:val="00484AF5"/>
    <w:rsid w:val="0049142C"/>
    <w:rsid w:val="00492F53"/>
    <w:rsid w:val="004969D1"/>
    <w:rsid w:val="004A2922"/>
    <w:rsid w:val="004A4DBB"/>
    <w:rsid w:val="004A7893"/>
    <w:rsid w:val="004A7A21"/>
    <w:rsid w:val="004B05FA"/>
    <w:rsid w:val="004B0854"/>
    <w:rsid w:val="004B1FE3"/>
    <w:rsid w:val="004B22B6"/>
    <w:rsid w:val="004B341B"/>
    <w:rsid w:val="004B5515"/>
    <w:rsid w:val="004B5C8D"/>
    <w:rsid w:val="004C3166"/>
    <w:rsid w:val="004C7A44"/>
    <w:rsid w:val="004D061E"/>
    <w:rsid w:val="004D2AD5"/>
    <w:rsid w:val="004D3C53"/>
    <w:rsid w:val="004D7617"/>
    <w:rsid w:val="004F0A20"/>
    <w:rsid w:val="004F5929"/>
    <w:rsid w:val="004F68E5"/>
    <w:rsid w:val="004F721D"/>
    <w:rsid w:val="004F7306"/>
    <w:rsid w:val="00501052"/>
    <w:rsid w:val="005019C3"/>
    <w:rsid w:val="00502C9E"/>
    <w:rsid w:val="00507253"/>
    <w:rsid w:val="00510FCE"/>
    <w:rsid w:val="00512D72"/>
    <w:rsid w:val="00516A2D"/>
    <w:rsid w:val="0051737B"/>
    <w:rsid w:val="005201D4"/>
    <w:rsid w:val="00526DF0"/>
    <w:rsid w:val="0053144E"/>
    <w:rsid w:val="005343BE"/>
    <w:rsid w:val="00536946"/>
    <w:rsid w:val="00536FE6"/>
    <w:rsid w:val="005403C3"/>
    <w:rsid w:val="00542908"/>
    <w:rsid w:val="00542931"/>
    <w:rsid w:val="005452FC"/>
    <w:rsid w:val="00547C3B"/>
    <w:rsid w:val="00554408"/>
    <w:rsid w:val="005660E5"/>
    <w:rsid w:val="005738BD"/>
    <w:rsid w:val="00573DF8"/>
    <w:rsid w:val="00583C99"/>
    <w:rsid w:val="00591453"/>
    <w:rsid w:val="00593941"/>
    <w:rsid w:val="005A03E3"/>
    <w:rsid w:val="005A2D8B"/>
    <w:rsid w:val="005A423B"/>
    <w:rsid w:val="005A473F"/>
    <w:rsid w:val="005A4BAC"/>
    <w:rsid w:val="005B4062"/>
    <w:rsid w:val="005B7C29"/>
    <w:rsid w:val="005C38BA"/>
    <w:rsid w:val="005C75A8"/>
    <w:rsid w:val="005D0444"/>
    <w:rsid w:val="005D2837"/>
    <w:rsid w:val="005D3208"/>
    <w:rsid w:val="005D34FD"/>
    <w:rsid w:val="005D3C08"/>
    <w:rsid w:val="005D64DD"/>
    <w:rsid w:val="005D7E76"/>
    <w:rsid w:val="005E063A"/>
    <w:rsid w:val="005E07B4"/>
    <w:rsid w:val="005E2F38"/>
    <w:rsid w:val="005E5799"/>
    <w:rsid w:val="005F1E49"/>
    <w:rsid w:val="005F2608"/>
    <w:rsid w:val="005F4BB7"/>
    <w:rsid w:val="00604654"/>
    <w:rsid w:val="00604E09"/>
    <w:rsid w:val="0061025F"/>
    <w:rsid w:val="00610D24"/>
    <w:rsid w:val="0061295C"/>
    <w:rsid w:val="006132A1"/>
    <w:rsid w:val="00620459"/>
    <w:rsid w:val="00623A71"/>
    <w:rsid w:val="00625DE1"/>
    <w:rsid w:val="0063008D"/>
    <w:rsid w:val="006300A8"/>
    <w:rsid w:val="006309A5"/>
    <w:rsid w:val="006340D5"/>
    <w:rsid w:val="006357E2"/>
    <w:rsid w:val="00636B2D"/>
    <w:rsid w:val="00636CFD"/>
    <w:rsid w:val="00637B30"/>
    <w:rsid w:val="006447BB"/>
    <w:rsid w:val="00646515"/>
    <w:rsid w:val="006555C5"/>
    <w:rsid w:val="0066120E"/>
    <w:rsid w:val="00662BBD"/>
    <w:rsid w:val="00662C1F"/>
    <w:rsid w:val="0066612E"/>
    <w:rsid w:val="00670874"/>
    <w:rsid w:val="00673DA2"/>
    <w:rsid w:val="006740B7"/>
    <w:rsid w:val="00676362"/>
    <w:rsid w:val="006827C2"/>
    <w:rsid w:val="00685290"/>
    <w:rsid w:val="00685668"/>
    <w:rsid w:val="006862E0"/>
    <w:rsid w:val="006928C4"/>
    <w:rsid w:val="00692CB0"/>
    <w:rsid w:val="00695A18"/>
    <w:rsid w:val="006A0358"/>
    <w:rsid w:val="006A06D3"/>
    <w:rsid w:val="006A0A17"/>
    <w:rsid w:val="006A352D"/>
    <w:rsid w:val="006A73A6"/>
    <w:rsid w:val="006A7AD1"/>
    <w:rsid w:val="006B3891"/>
    <w:rsid w:val="006B5524"/>
    <w:rsid w:val="006B7122"/>
    <w:rsid w:val="006C3B52"/>
    <w:rsid w:val="006D3511"/>
    <w:rsid w:val="006D47C4"/>
    <w:rsid w:val="006D68FA"/>
    <w:rsid w:val="006D73D3"/>
    <w:rsid w:val="006E2B25"/>
    <w:rsid w:val="006E4A4C"/>
    <w:rsid w:val="006E7EFC"/>
    <w:rsid w:val="006F3374"/>
    <w:rsid w:val="006F478A"/>
    <w:rsid w:val="006F555B"/>
    <w:rsid w:val="00700E99"/>
    <w:rsid w:val="00703992"/>
    <w:rsid w:val="0070403B"/>
    <w:rsid w:val="007102E3"/>
    <w:rsid w:val="007103A2"/>
    <w:rsid w:val="007109ED"/>
    <w:rsid w:val="00714258"/>
    <w:rsid w:val="00727C40"/>
    <w:rsid w:val="00735F5C"/>
    <w:rsid w:val="00737596"/>
    <w:rsid w:val="00737601"/>
    <w:rsid w:val="00741111"/>
    <w:rsid w:val="00742041"/>
    <w:rsid w:val="00752859"/>
    <w:rsid w:val="007548A0"/>
    <w:rsid w:val="00754BE2"/>
    <w:rsid w:val="00756548"/>
    <w:rsid w:val="007638FD"/>
    <w:rsid w:val="0077389E"/>
    <w:rsid w:val="00773E5B"/>
    <w:rsid w:val="0077671A"/>
    <w:rsid w:val="007774B8"/>
    <w:rsid w:val="00783554"/>
    <w:rsid w:val="00783707"/>
    <w:rsid w:val="00786D18"/>
    <w:rsid w:val="0079097B"/>
    <w:rsid w:val="0079268B"/>
    <w:rsid w:val="007932CE"/>
    <w:rsid w:val="0079496B"/>
    <w:rsid w:val="00794A7B"/>
    <w:rsid w:val="0079725D"/>
    <w:rsid w:val="007977FE"/>
    <w:rsid w:val="00797D78"/>
    <w:rsid w:val="007A13FB"/>
    <w:rsid w:val="007B2483"/>
    <w:rsid w:val="007B4588"/>
    <w:rsid w:val="007B542D"/>
    <w:rsid w:val="007B5F97"/>
    <w:rsid w:val="007C149A"/>
    <w:rsid w:val="007C16FA"/>
    <w:rsid w:val="007C2491"/>
    <w:rsid w:val="007C4244"/>
    <w:rsid w:val="007C66CF"/>
    <w:rsid w:val="007C6EB3"/>
    <w:rsid w:val="007C7EC0"/>
    <w:rsid w:val="007D0789"/>
    <w:rsid w:val="007D3036"/>
    <w:rsid w:val="007D3D4E"/>
    <w:rsid w:val="007D4C1D"/>
    <w:rsid w:val="007D5228"/>
    <w:rsid w:val="007D625E"/>
    <w:rsid w:val="007F030D"/>
    <w:rsid w:val="007F30B4"/>
    <w:rsid w:val="007F6C01"/>
    <w:rsid w:val="00803F85"/>
    <w:rsid w:val="008043CD"/>
    <w:rsid w:val="00810DBA"/>
    <w:rsid w:val="008174FE"/>
    <w:rsid w:val="00821214"/>
    <w:rsid w:val="0082514D"/>
    <w:rsid w:val="00827465"/>
    <w:rsid w:val="0083250C"/>
    <w:rsid w:val="00832BBB"/>
    <w:rsid w:val="008343DB"/>
    <w:rsid w:val="00835DAD"/>
    <w:rsid w:val="00844FCB"/>
    <w:rsid w:val="008453FC"/>
    <w:rsid w:val="00846B43"/>
    <w:rsid w:val="008472E7"/>
    <w:rsid w:val="00847B9F"/>
    <w:rsid w:val="00851108"/>
    <w:rsid w:val="00855D57"/>
    <w:rsid w:val="0085699D"/>
    <w:rsid w:val="00860C46"/>
    <w:rsid w:val="00861748"/>
    <w:rsid w:val="00864179"/>
    <w:rsid w:val="00864D0F"/>
    <w:rsid w:val="008839D3"/>
    <w:rsid w:val="008849B3"/>
    <w:rsid w:val="0088501A"/>
    <w:rsid w:val="00887197"/>
    <w:rsid w:val="00887BB5"/>
    <w:rsid w:val="00893E23"/>
    <w:rsid w:val="0089686C"/>
    <w:rsid w:val="008A0BFB"/>
    <w:rsid w:val="008A0CEF"/>
    <w:rsid w:val="008A14F5"/>
    <w:rsid w:val="008B087E"/>
    <w:rsid w:val="008B1B75"/>
    <w:rsid w:val="008B258A"/>
    <w:rsid w:val="008C6A60"/>
    <w:rsid w:val="008C7C7F"/>
    <w:rsid w:val="008D16DE"/>
    <w:rsid w:val="008D2D3C"/>
    <w:rsid w:val="008D3D6E"/>
    <w:rsid w:val="008D6153"/>
    <w:rsid w:val="008E033D"/>
    <w:rsid w:val="008E11C1"/>
    <w:rsid w:val="008E204F"/>
    <w:rsid w:val="008E4FA1"/>
    <w:rsid w:val="008E534C"/>
    <w:rsid w:val="008E69B7"/>
    <w:rsid w:val="008E770D"/>
    <w:rsid w:val="008F1BD4"/>
    <w:rsid w:val="008F2DC4"/>
    <w:rsid w:val="00901238"/>
    <w:rsid w:val="00902697"/>
    <w:rsid w:val="00903F01"/>
    <w:rsid w:val="009101FA"/>
    <w:rsid w:val="0091387F"/>
    <w:rsid w:val="00917692"/>
    <w:rsid w:val="009176C7"/>
    <w:rsid w:val="0092049B"/>
    <w:rsid w:val="00920EEA"/>
    <w:rsid w:val="00922842"/>
    <w:rsid w:val="00925BEC"/>
    <w:rsid w:val="00937339"/>
    <w:rsid w:val="009374B7"/>
    <w:rsid w:val="009423A0"/>
    <w:rsid w:val="00943860"/>
    <w:rsid w:val="009440E4"/>
    <w:rsid w:val="009446EE"/>
    <w:rsid w:val="009465AC"/>
    <w:rsid w:val="00950F40"/>
    <w:rsid w:val="0095436B"/>
    <w:rsid w:val="00955041"/>
    <w:rsid w:val="00956194"/>
    <w:rsid w:val="00957FA1"/>
    <w:rsid w:val="00967622"/>
    <w:rsid w:val="00971DFB"/>
    <w:rsid w:val="009746D7"/>
    <w:rsid w:val="009778B9"/>
    <w:rsid w:val="0098115D"/>
    <w:rsid w:val="009823FD"/>
    <w:rsid w:val="00984EFF"/>
    <w:rsid w:val="00986DB2"/>
    <w:rsid w:val="00994F09"/>
    <w:rsid w:val="0099600D"/>
    <w:rsid w:val="009A1B19"/>
    <w:rsid w:val="009B1E4F"/>
    <w:rsid w:val="009B1EA0"/>
    <w:rsid w:val="009B6968"/>
    <w:rsid w:val="009B75DB"/>
    <w:rsid w:val="009B7604"/>
    <w:rsid w:val="009C2F6B"/>
    <w:rsid w:val="009C34D1"/>
    <w:rsid w:val="009C37C9"/>
    <w:rsid w:val="009C4122"/>
    <w:rsid w:val="009C7ED3"/>
    <w:rsid w:val="009D7664"/>
    <w:rsid w:val="009E1082"/>
    <w:rsid w:val="009E251B"/>
    <w:rsid w:val="009E2624"/>
    <w:rsid w:val="009E73B7"/>
    <w:rsid w:val="009F18DE"/>
    <w:rsid w:val="00A00CAF"/>
    <w:rsid w:val="00A041BC"/>
    <w:rsid w:val="00A05247"/>
    <w:rsid w:val="00A14EFB"/>
    <w:rsid w:val="00A16654"/>
    <w:rsid w:val="00A207BF"/>
    <w:rsid w:val="00A20FCD"/>
    <w:rsid w:val="00A22748"/>
    <w:rsid w:val="00A25FE4"/>
    <w:rsid w:val="00A322D9"/>
    <w:rsid w:val="00A341CC"/>
    <w:rsid w:val="00A35BFE"/>
    <w:rsid w:val="00A408C6"/>
    <w:rsid w:val="00A4482E"/>
    <w:rsid w:val="00A47303"/>
    <w:rsid w:val="00A47406"/>
    <w:rsid w:val="00A507AE"/>
    <w:rsid w:val="00A50E8A"/>
    <w:rsid w:val="00A51EA6"/>
    <w:rsid w:val="00A521F0"/>
    <w:rsid w:val="00A5544A"/>
    <w:rsid w:val="00A62CCD"/>
    <w:rsid w:val="00A62E46"/>
    <w:rsid w:val="00A6384F"/>
    <w:rsid w:val="00A63CE3"/>
    <w:rsid w:val="00A63EC4"/>
    <w:rsid w:val="00A63FA4"/>
    <w:rsid w:val="00A64149"/>
    <w:rsid w:val="00A64BF2"/>
    <w:rsid w:val="00A73DBC"/>
    <w:rsid w:val="00A803E5"/>
    <w:rsid w:val="00A82C29"/>
    <w:rsid w:val="00A8498E"/>
    <w:rsid w:val="00A91F23"/>
    <w:rsid w:val="00AA154E"/>
    <w:rsid w:val="00AA53EF"/>
    <w:rsid w:val="00AA6A58"/>
    <w:rsid w:val="00AA702D"/>
    <w:rsid w:val="00AB2D6E"/>
    <w:rsid w:val="00AB51FE"/>
    <w:rsid w:val="00AB718C"/>
    <w:rsid w:val="00AC2B4A"/>
    <w:rsid w:val="00AC3480"/>
    <w:rsid w:val="00AC55B7"/>
    <w:rsid w:val="00AC7649"/>
    <w:rsid w:val="00AD0DE3"/>
    <w:rsid w:val="00AD15D6"/>
    <w:rsid w:val="00AD3D5C"/>
    <w:rsid w:val="00AD6827"/>
    <w:rsid w:val="00AD71C7"/>
    <w:rsid w:val="00AE007B"/>
    <w:rsid w:val="00AE108E"/>
    <w:rsid w:val="00AE1743"/>
    <w:rsid w:val="00AE38A6"/>
    <w:rsid w:val="00AE3C8A"/>
    <w:rsid w:val="00AE4D2C"/>
    <w:rsid w:val="00AE5A2F"/>
    <w:rsid w:val="00AE5BC3"/>
    <w:rsid w:val="00AF0007"/>
    <w:rsid w:val="00AF09C5"/>
    <w:rsid w:val="00AF3940"/>
    <w:rsid w:val="00AF4CAC"/>
    <w:rsid w:val="00AF5DF3"/>
    <w:rsid w:val="00AF5F39"/>
    <w:rsid w:val="00AF6871"/>
    <w:rsid w:val="00B00E4D"/>
    <w:rsid w:val="00B02AF1"/>
    <w:rsid w:val="00B044AF"/>
    <w:rsid w:val="00B05DAB"/>
    <w:rsid w:val="00B0741F"/>
    <w:rsid w:val="00B07B1C"/>
    <w:rsid w:val="00B13778"/>
    <w:rsid w:val="00B139F1"/>
    <w:rsid w:val="00B20123"/>
    <w:rsid w:val="00B20D7A"/>
    <w:rsid w:val="00B226FF"/>
    <w:rsid w:val="00B26658"/>
    <w:rsid w:val="00B31CA9"/>
    <w:rsid w:val="00B3662B"/>
    <w:rsid w:val="00B407BA"/>
    <w:rsid w:val="00B45265"/>
    <w:rsid w:val="00B45E18"/>
    <w:rsid w:val="00B4746D"/>
    <w:rsid w:val="00B507BB"/>
    <w:rsid w:val="00B51EA2"/>
    <w:rsid w:val="00B56FDF"/>
    <w:rsid w:val="00B60BDB"/>
    <w:rsid w:val="00B60E66"/>
    <w:rsid w:val="00B62703"/>
    <w:rsid w:val="00B67CFF"/>
    <w:rsid w:val="00B72FB3"/>
    <w:rsid w:val="00B754D4"/>
    <w:rsid w:val="00B77934"/>
    <w:rsid w:val="00B82DA7"/>
    <w:rsid w:val="00B9019C"/>
    <w:rsid w:val="00B9599F"/>
    <w:rsid w:val="00BA2497"/>
    <w:rsid w:val="00BA488A"/>
    <w:rsid w:val="00BA535B"/>
    <w:rsid w:val="00BA7AA1"/>
    <w:rsid w:val="00BB2D75"/>
    <w:rsid w:val="00BB4266"/>
    <w:rsid w:val="00BB4288"/>
    <w:rsid w:val="00BB6FB3"/>
    <w:rsid w:val="00BB71FF"/>
    <w:rsid w:val="00BB7DAC"/>
    <w:rsid w:val="00BC1102"/>
    <w:rsid w:val="00BC2E45"/>
    <w:rsid w:val="00BC39CE"/>
    <w:rsid w:val="00BD24F2"/>
    <w:rsid w:val="00BD437A"/>
    <w:rsid w:val="00BD4F68"/>
    <w:rsid w:val="00BD5683"/>
    <w:rsid w:val="00BE525B"/>
    <w:rsid w:val="00BE6710"/>
    <w:rsid w:val="00BE7554"/>
    <w:rsid w:val="00BF7862"/>
    <w:rsid w:val="00C060C6"/>
    <w:rsid w:val="00C16BC3"/>
    <w:rsid w:val="00C17E7A"/>
    <w:rsid w:val="00C22968"/>
    <w:rsid w:val="00C26006"/>
    <w:rsid w:val="00C32EFE"/>
    <w:rsid w:val="00C33B39"/>
    <w:rsid w:val="00C4290A"/>
    <w:rsid w:val="00C53C7D"/>
    <w:rsid w:val="00C56FCD"/>
    <w:rsid w:val="00C60AE1"/>
    <w:rsid w:val="00C67606"/>
    <w:rsid w:val="00C67AF9"/>
    <w:rsid w:val="00C71BAB"/>
    <w:rsid w:val="00C75924"/>
    <w:rsid w:val="00C75B44"/>
    <w:rsid w:val="00C81090"/>
    <w:rsid w:val="00C84C3B"/>
    <w:rsid w:val="00C916E6"/>
    <w:rsid w:val="00C920BF"/>
    <w:rsid w:val="00CA0F82"/>
    <w:rsid w:val="00CA4FC2"/>
    <w:rsid w:val="00CB4C4F"/>
    <w:rsid w:val="00CC21E9"/>
    <w:rsid w:val="00CC6156"/>
    <w:rsid w:val="00CC68C6"/>
    <w:rsid w:val="00CC7C74"/>
    <w:rsid w:val="00CD1F20"/>
    <w:rsid w:val="00CD4879"/>
    <w:rsid w:val="00CD68C6"/>
    <w:rsid w:val="00CE717B"/>
    <w:rsid w:val="00CF1370"/>
    <w:rsid w:val="00CF1B5A"/>
    <w:rsid w:val="00D05D03"/>
    <w:rsid w:val="00D066C6"/>
    <w:rsid w:val="00D11CE9"/>
    <w:rsid w:val="00D1232D"/>
    <w:rsid w:val="00D16F2F"/>
    <w:rsid w:val="00D17DE4"/>
    <w:rsid w:val="00D2253B"/>
    <w:rsid w:val="00D2254B"/>
    <w:rsid w:val="00D249B6"/>
    <w:rsid w:val="00D26055"/>
    <w:rsid w:val="00D26B30"/>
    <w:rsid w:val="00D33E0E"/>
    <w:rsid w:val="00D34034"/>
    <w:rsid w:val="00D35981"/>
    <w:rsid w:val="00D4300A"/>
    <w:rsid w:val="00D47ED1"/>
    <w:rsid w:val="00D52741"/>
    <w:rsid w:val="00D62129"/>
    <w:rsid w:val="00D623D0"/>
    <w:rsid w:val="00D665D2"/>
    <w:rsid w:val="00D74954"/>
    <w:rsid w:val="00D74AB9"/>
    <w:rsid w:val="00D848F3"/>
    <w:rsid w:val="00D85D60"/>
    <w:rsid w:val="00D86537"/>
    <w:rsid w:val="00D913AB"/>
    <w:rsid w:val="00D95A5E"/>
    <w:rsid w:val="00DA0748"/>
    <w:rsid w:val="00DA0B6A"/>
    <w:rsid w:val="00DA1CF5"/>
    <w:rsid w:val="00DA2486"/>
    <w:rsid w:val="00DA34E0"/>
    <w:rsid w:val="00DA5D81"/>
    <w:rsid w:val="00DA5DAA"/>
    <w:rsid w:val="00DA619C"/>
    <w:rsid w:val="00DA7D4A"/>
    <w:rsid w:val="00DA7FD1"/>
    <w:rsid w:val="00DB081D"/>
    <w:rsid w:val="00DB0EBD"/>
    <w:rsid w:val="00DB2195"/>
    <w:rsid w:val="00DB33AF"/>
    <w:rsid w:val="00DC56EF"/>
    <w:rsid w:val="00DD2F6E"/>
    <w:rsid w:val="00DD7086"/>
    <w:rsid w:val="00DE3532"/>
    <w:rsid w:val="00DF79F7"/>
    <w:rsid w:val="00E10514"/>
    <w:rsid w:val="00E12778"/>
    <w:rsid w:val="00E129CB"/>
    <w:rsid w:val="00E1347C"/>
    <w:rsid w:val="00E13B1F"/>
    <w:rsid w:val="00E1421B"/>
    <w:rsid w:val="00E166A0"/>
    <w:rsid w:val="00E17D59"/>
    <w:rsid w:val="00E2205D"/>
    <w:rsid w:val="00E248FA"/>
    <w:rsid w:val="00E24B3A"/>
    <w:rsid w:val="00E34E2D"/>
    <w:rsid w:val="00E36DF1"/>
    <w:rsid w:val="00E37DA5"/>
    <w:rsid w:val="00E40CD6"/>
    <w:rsid w:val="00E4223F"/>
    <w:rsid w:val="00E42C3E"/>
    <w:rsid w:val="00E46803"/>
    <w:rsid w:val="00E51A5E"/>
    <w:rsid w:val="00E51FFC"/>
    <w:rsid w:val="00E539BB"/>
    <w:rsid w:val="00E53DB7"/>
    <w:rsid w:val="00E608EF"/>
    <w:rsid w:val="00E61FA5"/>
    <w:rsid w:val="00E633D4"/>
    <w:rsid w:val="00E64166"/>
    <w:rsid w:val="00E82E9B"/>
    <w:rsid w:val="00E8327C"/>
    <w:rsid w:val="00E958B4"/>
    <w:rsid w:val="00EA435F"/>
    <w:rsid w:val="00EB2159"/>
    <w:rsid w:val="00EB38BB"/>
    <w:rsid w:val="00EB57A1"/>
    <w:rsid w:val="00EB609A"/>
    <w:rsid w:val="00EB74C6"/>
    <w:rsid w:val="00EB7659"/>
    <w:rsid w:val="00ED1E4D"/>
    <w:rsid w:val="00ED4C6B"/>
    <w:rsid w:val="00ED5328"/>
    <w:rsid w:val="00ED6AE1"/>
    <w:rsid w:val="00EE2354"/>
    <w:rsid w:val="00EE2D2E"/>
    <w:rsid w:val="00EE3834"/>
    <w:rsid w:val="00EF1410"/>
    <w:rsid w:val="00EF2CA8"/>
    <w:rsid w:val="00EF63A3"/>
    <w:rsid w:val="00F017D1"/>
    <w:rsid w:val="00F01E2F"/>
    <w:rsid w:val="00F02094"/>
    <w:rsid w:val="00F03686"/>
    <w:rsid w:val="00F04595"/>
    <w:rsid w:val="00F04EF8"/>
    <w:rsid w:val="00F0743D"/>
    <w:rsid w:val="00F15B26"/>
    <w:rsid w:val="00F24490"/>
    <w:rsid w:val="00F264CF"/>
    <w:rsid w:val="00F26AF8"/>
    <w:rsid w:val="00F32D1A"/>
    <w:rsid w:val="00F33E0D"/>
    <w:rsid w:val="00F33F96"/>
    <w:rsid w:val="00F41FF3"/>
    <w:rsid w:val="00F46C27"/>
    <w:rsid w:val="00F52B56"/>
    <w:rsid w:val="00F530D0"/>
    <w:rsid w:val="00F548B1"/>
    <w:rsid w:val="00F56153"/>
    <w:rsid w:val="00F5778F"/>
    <w:rsid w:val="00F64B47"/>
    <w:rsid w:val="00F722CE"/>
    <w:rsid w:val="00F76669"/>
    <w:rsid w:val="00F76949"/>
    <w:rsid w:val="00F80796"/>
    <w:rsid w:val="00F8131B"/>
    <w:rsid w:val="00F82027"/>
    <w:rsid w:val="00F849AB"/>
    <w:rsid w:val="00F87D45"/>
    <w:rsid w:val="00F918FC"/>
    <w:rsid w:val="00F9609C"/>
    <w:rsid w:val="00F9628D"/>
    <w:rsid w:val="00F96876"/>
    <w:rsid w:val="00F9795A"/>
    <w:rsid w:val="00FA0B95"/>
    <w:rsid w:val="00FB2F59"/>
    <w:rsid w:val="00FB7F3E"/>
    <w:rsid w:val="00FC27AA"/>
    <w:rsid w:val="00FC63E0"/>
    <w:rsid w:val="00FD2C9E"/>
    <w:rsid w:val="00FD4512"/>
    <w:rsid w:val="00FD638A"/>
    <w:rsid w:val="00FE17EC"/>
    <w:rsid w:val="00FE2284"/>
    <w:rsid w:val="00FE4337"/>
    <w:rsid w:val="00FE77C2"/>
    <w:rsid w:val="00FF057F"/>
    <w:rsid w:val="00FF3EAA"/>
    <w:rsid w:val="00FF666D"/>
    <w:rsid w:val="00FF709F"/>
    <w:rsid w:val="00FF732B"/>
    <w:rsid w:val="20F70FA7"/>
    <w:rsid w:val="456C404C"/>
    <w:rsid w:val="5E2F4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CFE6C"/>
  <w15:chartTrackingRefBased/>
  <w15:docId w15:val="{99DD74A8-658D-6244-80E4-9F764AB6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2A5A"/>
    <w:rPr>
      <w:rFonts w:ascii="宋体" w:hAnsi="宋体" w:cs="宋体"/>
      <w:sz w:val="24"/>
      <w:szCs w:val="24"/>
    </w:rPr>
  </w:style>
  <w:style w:type="paragraph" w:styleId="2">
    <w:name w:val="heading 2"/>
    <w:basedOn w:val="a"/>
    <w:next w:val="a"/>
    <w:link w:val="20"/>
    <w:uiPriority w:val="9"/>
    <w:unhideWhenUsed/>
    <w:qFormat/>
    <w:rsid w:val="00A507AE"/>
    <w:pPr>
      <w:keepNext/>
      <w:keepLines/>
      <w:spacing w:before="260" w:after="260" w:line="416" w:lineRule="auto"/>
      <w:outlineLvl w:val="1"/>
    </w:pPr>
    <w:rPr>
      <w:rFonts w:ascii="等线 Light" w:eastAsia="等线 Light" w:hAnsi="等线 Light" w:cs="Times New Roman"/>
      <w:b/>
      <w:bCs/>
      <w:sz w:val="32"/>
      <w:szCs w:val="32"/>
    </w:rPr>
  </w:style>
  <w:style w:type="paragraph" w:styleId="3">
    <w:name w:val="heading 3"/>
    <w:basedOn w:val="a"/>
    <w:link w:val="30"/>
    <w:uiPriority w:val="9"/>
    <w:qFormat/>
    <w:rsid w:val="00FF3EAA"/>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tyle>
  <w:style w:type="character" w:customStyle="1" w:styleId="a4">
    <w:name w:val="批注文字 字符"/>
    <w:link w:val="a3"/>
    <w:rPr>
      <w:kern w:val="2"/>
      <w:sz w:val="21"/>
      <w:szCs w:val="24"/>
    </w:rPr>
  </w:style>
  <w:style w:type="paragraph" w:styleId="a5">
    <w:name w:val="Body Text"/>
    <w:basedOn w:val="a"/>
    <w:pPr>
      <w:spacing w:line="400" w:lineRule="exact"/>
      <w:jc w:val="center"/>
    </w:pPr>
  </w:style>
  <w:style w:type="paragraph" w:styleId="a6">
    <w:name w:val="Balloon Text"/>
    <w:basedOn w:val="a"/>
    <w:link w:val="a7"/>
    <w:rPr>
      <w:sz w:val="18"/>
      <w:szCs w:val="18"/>
    </w:rPr>
  </w:style>
  <w:style w:type="character" w:customStyle="1" w:styleId="a7">
    <w:name w:val="批注框文本 字符"/>
    <w:link w:val="a6"/>
    <w:rPr>
      <w:kern w:val="2"/>
      <w:sz w:val="18"/>
      <w:szCs w:val="18"/>
    </w:rPr>
  </w:style>
  <w:style w:type="paragraph" w:styleId="a8">
    <w:name w:val="footer"/>
    <w:basedOn w:val="a"/>
    <w:pPr>
      <w:tabs>
        <w:tab w:val="center" w:pos="4153"/>
        <w:tab w:val="right" w:pos="8306"/>
      </w:tabs>
      <w:snapToGrid w:val="0"/>
    </w:pPr>
    <w:rPr>
      <w:sz w:val="18"/>
      <w:szCs w:val="20"/>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page number"/>
  </w:style>
  <w:style w:type="character" w:styleId="ae">
    <w:name w:val="Hyperlink"/>
    <w:uiPriority w:val="99"/>
    <w:qFormat/>
    <w:rPr>
      <w:color w:val="0000FF"/>
      <w:u w:val="single"/>
    </w:rPr>
  </w:style>
  <w:style w:type="character" w:styleId="af">
    <w:name w:val="annotation reference"/>
    <w:rPr>
      <w:sz w:val="21"/>
      <w:szCs w:val="21"/>
    </w:rPr>
  </w:style>
  <w:style w:type="paragraph" w:styleId="af0">
    <w:name w:val="List Paragraph"/>
    <w:basedOn w:val="a"/>
    <w:uiPriority w:val="34"/>
    <w:qFormat/>
    <w:rsid w:val="005E5799"/>
    <w:pPr>
      <w:ind w:firstLineChars="200" w:firstLine="420"/>
    </w:pPr>
    <w:rPr>
      <w:rFonts w:ascii="DengXian" w:eastAsia="DengXian" w:hAnsi="DengXian" w:cs="Times New Roman"/>
      <w:szCs w:val="22"/>
    </w:rPr>
  </w:style>
  <w:style w:type="paragraph" w:customStyle="1" w:styleId="MTDisplayEquation">
    <w:name w:val="MTDisplayEquation"/>
    <w:basedOn w:val="a"/>
    <w:next w:val="a"/>
    <w:link w:val="MTDisplayEquation0"/>
    <w:rsid w:val="005E5799"/>
    <w:pPr>
      <w:tabs>
        <w:tab w:val="center" w:pos="4160"/>
        <w:tab w:val="right" w:pos="8300"/>
      </w:tabs>
    </w:pPr>
  </w:style>
  <w:style w:type="character" w:customStyle="1" w:styleId="MTDisplayEquation0">
    <w:name w:val="MTDisplayEquation 字符"/>
    <w:link w:val="MTDisplayEquation"/>
    <w:rsid w:val="005E5799"/>
    <w:rPr>
      <w:rFonts w:ascii="宋体" w:hAnsi="宋体"/>
      <w:kern w:val="2"/>
      <w:sz w:val="24"/>
      <w:szCs w:val="24"/>
    </w:rPr>
  </w:style>
  <w:style w:type="table" w:styleId="af1">
    <w:name w:val="Table Grid"/>
    <w:basedOn w:val="a1"/>
    <w:uiPriority w:val="39"/>
    <w:rsid w:val="005E5799"/>
    <w:rPr>
      <w:rFonts w:ascii="DengXian" w:eastAsia="DengXian" w:hAnsi="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rsid w:val="0063008D"/>
    <w:pPr>
      <w:spacing w:line="360" w:lineRule="auto"/>
      <w:ind w:firstLineChars="200" w:firstLine="420"/>
    </w:pPr>
  </w:style>
  <w:style w:type="character" w:styleId="af2">
    <w:name w:val="Unresolved Mention"/>
    <w:uiPriority w:val="99"/>
    <w:semiHidden/>
    <w:unhideWhenUsed/>
    <w:rsid w:val="00211AC8"/>
    <w:rPr>
      <w:color w:val="605E5C"/>
      <w:shd w:val="clear" w:color="auto" w:fill="E1DFDD"/>
    </w:rPr>
  </w:style>
  <w:style w:type="character" w:customStyle="1" w:styleId="token">
    <w:name w:val="token"/>
    <w:rsid w:val="00361048"/>
  </w:style>
  <w:style w:type="paragraph" w:customStyle="1" w:styleId="TableText">
    <w:name w:val="Table Text"/>
    <w:basedOn w:val="a"/>
    <w:semiHidden/>
    <w:rsid w:val="00847B9F"/>
  </w:style>
  <w:style w:type="paragraph" w:styleId="af3">
    <w:name w:val="Normal (Web)"/>
    <w:basedOn w:val="a"/>
    <w:uiPriority w:val="99"/>
    <w:unhideWhenUsed/>
    <w:rsid w:val="00F01E2F"/>
    <w:pPr>
      <w:spacing w:before="100" w:beforeAutospacing="1" w:after="100" w:afterAutospacing="1"/>
    </w:pPr>
  </w:style>
  <w:style w:type="character" w:styleId="af4">
    <w:name w:val="Strong"/>
    <w:uiPriority w:val="22"/>
    <w:qFormat/>
    <w:rsid w:val="00F01E2F"/>
    <w:rPr>
      <w:b/>
      <w:bCs/>
    </w:rPr>
  </w:style>
  <w:style w:type="character" w:customStyle="1" w:styleId="30">
    <w:name w:val="标题 3 字符"/>
    <w:link w:val="3"/>
    <w:uiPriority w:val="9"/>
    <w:rsid w:val="00FF3EAA"/>
    <w:rPr>
      <w:rFonts w:ascii="宋体" w:hAnsi="宋体" w:cs="宋体"/>
      <w:b/>
      <w:bCs/>
      <w:sz w:val="27"/>
      <w:szCs w:val="27"/>
    </w:rPr>
  </w:style>
  <w:style w:type="character" w:styleId="af5">
    <w:name w:val="Emphasis"/>
    <w:uiPriority w:val="20"/>
    <w:qFormat/>
    <w:rsid w:val="00FF3EAA"/>
    <w:rPr>
      <w:i/>
      <w:iCs/>
    </w:rPr>
  </w:style>
  <w:style w:type="character" w:customStyle="1" w:styleId="20">
    <w:name w:val="标题 2 字符"/>
    <w:link w:val="2"/>
    <w:uiPriority w:val="9"/>
    <w:rsid w:val="00A507AE"/>
    <w:rPr>
      <w:rFonts w:ascii="等线 Light" w:eastAsia="等线 Light" w:hAnsi="等线 Light" w:cs="Times New Roman"/>
      <w:b/>
      <w:bCs/>
      <w:sz w:val="32"/>
      <w:szCs w:val="32"/>
    </w:rPr>
  </w:style>
  <w:style w:type="character" w:customStyle="1" w:styleId="mord">
    <w:name w:val="mord"/>
    <w:basedOn w:val="a0"/>
    <w:rsid w:val="000E067F"/>
  </w:style>
  <w:style w:type="character" w:customStyle="1" w:styleId="mrel">
    <w:name w:val="mrel"/>
    <w:basedOn w:val="a0"/>
    <w:rsid w:val="000E067F"/>
  </w:style>
  <w:style w:type="character" w:customStyle="1" w:styleId="mopen">
    <w:name w:val="mopen"/>
    <w:basedOn w:val="a0"/>
    <w:rsid w:val="000E067F"/>
  </w:style>
  <w:style w:type="character" w:customStyle="1" w:styleId="mpunct">
    <w:name w:val="mpunct"/>
    <w:basedOn w:val="a0"/>
    <w:rsid w:val="000E067F"/>
  </w:style>
  <w:style w:type="character" w:customStyle="1" w:styleId="mclose">
    <w:name w:val="mclose"/>
    <w:basedOn w:val="a0"/>
    <w:rsid w:val="000E067F"/>
  </w:style>
  <w:style w:type="character" w:customStyle="1" w:styleId="mspace">
    <w:name w:val="mspace"/>
    <w:basedOn w:val="a0"/>
    <w:rsid w:val="00BC39CE"/>
  </w:style>
  <w:style w:type="character" w:customStyle="1" w:styleId="vlist-s">
    <w:name w:val="vlist-s"/>
    <w:basedOn w:val="a0"/>
    <w:rsid w:val="00BC39CE"/>
  </w:style>
  <w:style w:type="character" w:styleId="af6">
    <w:name w:val="Placeholder Text"/>
    <w:basedOn w:val="a0"/>
    <w:uiPriority w:val="99"/>
    <w:unhideWhenUsed/>
    <w:rsid w:val="00741111"/>
    <w:rPr>
      <w:color w:val="666666"/>
    </w:rPr>
  </w:style>
  <w:style w:type="character" w:styleId="HTML">
    <w:name w:val="HTML Code"/>
    <w:basedOn w:val="a0"/>
    <w:uiPriority w:val="99"/>
    <w:unhideWhenUsed/>
    <w:rsid w:val="00E37DA5"/>
    <w:rPr>
      <w:rFonts w:ascii="宋体" w:eastAsia="宋体" w:hAnsi="宋体" w:cs="宋体"/>
      <w:sz w:val="24"/>
      <w:szCs w:val="24"/>
    </w:rPr>
  </w:style>
  <w:style w:type="paragraph" w:customStyle="1" w:styleId="s">
    <w:name w:val="s正文"/>
    <w:basedOn w:val="a"/>
    <w:qFormat/>
    <w:rsid w:val="00700E99"/>
    <w:pPr>
      <w:widowControl w:val="0"/>
      <w:spacing w:afterLines="25" w:after="25" w:line="353" w:lineRule="auto"/>
      <w:ind w:firstLineChars="200" w:firstLine="200"/>
      <w:jc w:val="both"/>
    </w:pPr>
    <w:rPr>
      <w:rFonts w:ascii="Times New Roman" w:eastAsia="仿宋" w:hAnsi="Times New Roman" w:cs="Times New Roman"/>
      <w:kern w:val="2"/>
    </w:rPr>
  </w:style>
  <w:style w:type="paragraph" w:styleId="af7">
    <w:name w:val="Revision"/>
    <w:hidden/>
    <w:uiPriority w:val="99"/>
    <w:unhideWhenUsed/>
    <w:rsid w:val="004158AA"/>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222561">
      <w:bodyDiv w:val="1"/>
      <w:marLeft w:val="0"/>
      <w:marRight w:val="0"/>
      <w:marTop w:val="0"/>
      <w:marBottom w:val="0"/>
      <w:divBdr>
        <w:top w:val="none" w:sz="0" w:space="0" w:color="auto"/>
        <w:left w:val="none" w:sz="0" w:space="0" w:color="auto"/>
        <w:bottom w:val="none" w:sz="0" w:space="0" w:color="auto"/>
        <w:right w:val="none" w:sz="0" w:space="0" w:color="auto"/>
      </w:divBdr>
    </w:div>
    <w:div w:id="871721324">
      <w:bodyDiv w:val="1"/>
      <w:marLeft w:val="0"/>
      <w:marRight w:val="0"/>
      <w:marTop w:val="0"/>
      <w:marBottom w:val="0"/>
      <w:divBdr>
        <w:top w:val="none" w:sz="0" w:space="0" w:color="auto"/>
        <w:left w:val="none" w:sz="0" w:space="0" w:color="auto"/>
        <w:bottom w:val="none" w:sz="0" w:space="0" w:color="auto"/>
        <w:right w:val="none" w:sz="0" w:space="0" w:color="auto"/>
      </w:divBdr>
    </w:div>
    <w:div w:id="970747687">
      <w:bodyDiv w:val="1"/>
      <w:marLeft w:val="0"/>
      <w:marRight w:val="0"/>
      <w:marTop w:val="0"/>
      <w:marBottom w:val="0"/>
      <w:divBdr>
        <w:top w:val="none" w:sz="0" w:space="0" w:color="auto"/>
        <w:left w:val="none" w:sz="0" w:space="0" w:color="auto"/>
        <w:bottom w:val="none" w:sz="0" w:space="0" w:color="auto"/>
        <w:right w:val="none" w:sz="0" w:space="0" w:color="auto"/>
      </w:divBdr>
    </w:div>
    <w:div w:id="130312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E3306-3369-4EE2-8A09-FAA8D0E4D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4620</Words>
  <Characters>26337</Characters>
  <Application>Microsoft Office Word</Application>
  <DocSecurity>0</DocSecurity>
  <Lines>219</Lines>
  <Paragraphs>61</Paragraphs>
  <ScaleCrop>false</ScaleCrop>
  <Company>abc</Company>
  <LinksUpToDate>false</LinksUpToDate>
  <CharactersWithSpaces>30896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cp:lastModifiedBy>liyafei06</cp:lastModifiedBy>
  <cp:revision>5</cp:revision>
  <cp:lastPrinted>2026-04-22T02:12:00Z</cp:lastPrinted>
  <dcterms:created xsi:type="dcterms:W3CDTF">2026-07-05T11:25:00Z</dcterms:created>
  <dcterms:modified xsi:type="dcterms:W3CDTF">2026-07-05T11:55:00Z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E8E50C3410DC4875B6E06B5557AC24D5_12</vt:lpwstr>
  </property>
  <property fmtid="{D5CDD505-2E9C-101B-9397-08002B2CF9AE}" pid="4" name="MTWinEqns">
    <vt:bool>true</vt:bool>
  </property>
</Properties>
</file>